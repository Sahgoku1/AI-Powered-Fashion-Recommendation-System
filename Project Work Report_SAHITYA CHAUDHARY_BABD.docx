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93718C" w:rsidR="00B632E7" w:rsidP="00482321" w:rsidRDefault="00B632E7" w14:paraId="32E220CF" w14:textId="1A8E7211">
      <w:pPr>
        <w:spacing w:line="360" w:lineRule="auto"/>
        <w:rPr>
          <w:rFonts w:ascii="Arial" w:hAnsi="Arial" w:cs="Arial"/>
          <w:sz w:val="22"/>
          <w:szCs w:val="22"/>
        </w:rPr>
      </w:pPr>
    </w:p>
    <w:p w:rsidRPr="0093718C" w:rsidR="00E56CD3" w:rsidP="00191D89" w:rsidRDefault="00336519" w14:paraId="5BC7F76B" w14:textId="43446BA3">
      <w:pPr>
        <w:jc w:val="center"/>
        <w:rPr>
          <w:color w:val="074F6A" w:themeColor="accent4" w:themeShade="80"/>
          <w:sz w:val="28"/>
          <w:szCs w:val="28"/>
        </w:rPr>
      </w:pPr>
      <w:r w:rsidRPr="0093718C">
        <w:rPr>
          <w:color w:val="074F6A" w:themeColor="accent4" w:themeShade="80"/>
          <w:sz w:val="28"/>
          <w:szCs w:val="28"/>
        </w:rPr>
        <w:t xml:space="preserve">Translating </w:t>
      </w:r>
      <w:r w:rsidRPr="0093718C" w:rsidR="002979B4">
        <w:rPr>
          <w:color w:val="074F6A" w:themeColor="accent4" w:themeShade="80"/>
          <w:sz w:val="28"/>
          <w:szCs w:val="28"/>
        </w:rPr>
        <w:t xml:space="preserve">fashion style into data: </w:t>
      </w:r>
      <w:r w:rsidRPr="0093718C" w:rsidR="00E56CD3">
        <w:rPr>
          <w:color w:val="074F6A" w:themeColor="accent4" w:themeShade="80"/>
          <w:sz w:val="28"/>
          <w:szCs w:val="28"/>
        </w:rPr>
        <w:t>End-to-End implementation</w:t>
      </w:r>
      <w:r w:rsidRPr="0093718C" w:rsidR="00680E61">
        <w:rPr>
          <w:color w:val="074F6A" w:themeColor="accent4" w:themeShade="80"/>
          <w:sz w:val="28"/>
          <w:szCs w:val="28"/>
        </w:rPr>
        <w:t xml:space="preserve"> and Use cases </w:t>
      </w:r>
      <w:r w:rsidRPr="0093718C" w:rsidR="00B2372E">
        <w:rPr>
          <w:color w:val="074F6A" w:themeColor="accent4" w:themeShade="80"/>
          <w:sz w:val="28"/>
          <w:szCs w:val="28"/>
        </w:rPr>
        <w:t>to leverage Gen AI</w:t>
      </w:r>
      <w:r w:rsidRPr="0093718C" w:rsidR="00001174">
        <w:rPr>
          <w:color w:val="074F6A" w:themeColor="accent4" w:themeShade="80"/>
          <w:sz w:val="28"/>
          <w:szCs w:val="28"/>
        </w:rPr>
        <w:t xml:space="preserve"> and Machine learning</w:t>
      </w:r>
      <w:r w:rsidRPr="0093718C" w:rsidR="00B2372E">
        <w:rPr>
          <w:color w:val="074F6A" w:themeColor="accent4" w:themeShade="80"/>
          <w:sz w:val="28"/>
          <w:szCs w:val="28"/>
        </w:rPr>
        <w:t xml:space="preserve"> to define </w:t>
      </w:r>
      <w:r w:rsidRPr="0093718C" w:rsidR="00001174">
        <w:rPr>
          <w:color w:val="074F6A" w:themeColor="accent4" w:themeShade="80"/>
          <w:sz w:val="28"/>
          <w:szCs w:val="28"/>
        </w:rPr>
        <w:t>clothing style through embedding models.</w:t>
      </w:r>
    </w:p>
    <w:p w:rsidRPr="0093718C" w:rsidR="00B632E7" w:rsidP="00482321" w:rsidRDefault="00B632E7" w14:paraId="0CBC3D28" w14:textId="77777777">
      <w:pPr>
        <w:spacing w:line="360" w:lineRule="auto"/>
        <w:rPr>
          <w:rFonts w:ascii="Arial" w:hAnsi="Arial" w:cs="Arial"/>
          <w:sz w:val="22"/>
          <w:szCs w:val="22"/>
        </w:rPr>
      </w:pPr>
    </w:p>
    <w:p w:rsidRPr="0093718C" w:rsidR="00E55474" w:rsidP="1CC914B3" w:rsidRDefault="00E55474" w14:paraId="77B52342" w14:textId="68B6C7FE">
      <w:pPr>
        <w:spacing w:line="360" w:lineRule="auto"/>
        <w:jc w:val="center"/>
        <w:rPr>
          <w:rFonts w:ascii="Arial" w:hAnsi="Arial" w:cs="Arial"/>
          <w:sz w:val="22"/>
          <w:szCs w:val="22"/>
        </w:rPr>
      </w:pPr>
      <w:r w:rsidRPr="0093718C">
        <w:rPr>
          <w:rFonts w:ascii="Arial" w:hAnsi="Arial" w:cs="Arial"/>
          <w:sz w:val="22"/>
          <w:szCs w:val="22"/>
        </w:rPr>
        <w:t>Juan Saavedra, Sahitya</w:t>
      </w:r>
      <w:r w:rsidRPr="0093718C" w:rsidR="0B83C39C">
        <w:rPr>
          <w:rFonts w:ascii="Arial" w:hAnsi="Arial" w:cs="Arial"/>
          <w:sz w:val="22"/>
          <w:szCs w:val="22"/>
        </w:rPr>
        <w:t xml:space="preserve"> Chaudhary</w:t>
      </w:r>
      <w:r w:rsidRPr="0093718C">
        <w:rPr>
          <w:rFonts w:ascii="Arial" w:hAnsi="Arial" w:cs="Arial"/>
          <w:sz w:val="22"/>
          <w:szCs w:val="22"/>
        </w:rPr>
        <w:t xml:space="preserve">, Carlotta </w:t>
      </w:r>
      <w:proofErr w:type="spellStart"/>
      <w:r w:rsidRPr="0093718C">
        <w:rPr>
          <w:rFonts w:ascii="Arial" w:hAnsi="Arial" w:cs="Arial"/>
          <w:sz w:val="22"/>
          <w:szCs w:val="22"/>
        </w:rPr>
        <w:t>Orse</w:t>
      </w:r>
      <w:r w:rsidRPr="0093718C" w:rsidR="00E0005B">
        <w:rPr>
          <w:rFonts w:ascii="Arial" w:hAnsi="Arial" w:cs="Arial"/>
          <w:sz w:val="22"/>
          <w:szCs w:val="22"/>
        </w:rPr>
        <w:t>nigo</w:t>
      </w:r>
      <w:proofErr w:type="spellEnd"/>
    </w:p>
    <w:p w:rsidRPr="0093718C" w:rsidR="00E0005B" w:rsidP="7DF5406F" w:rsidRDefault="5B26DDC5" w14:paraId="34133CA9" w14:textId="0356D95F">
      <w:pPr>
        <w:spacing w:line="360" w:lineRule="auto"/>
        <w:jc w:val="center"/>
        <w:rPr>
          <w:rFonts w:ascii="Arial" w:hAnsi="Arial" w:cs="Arial"/>
          <w:sz w:val="22"/>
          <w:szCs w:val="22"/>
        </w:rPr>
      </w:pPr>
      <w:r w:rsidRPr="0093718C">
        <w:rPr>
          <w:rFonts w:ascii="Arial" w:hAnsi="Arial" w:cs="Arial"/>
          <w:sz w:val="22"/>
          <w:szCs w:val="22"/>
        </w:rPr>
        <w:t>Polimi GSOM</w:t>
      </w:r>
    </w:p>
    <w:p w:rsidRPr="0093718C" w:rsidR="0058452B" w:rsidP="7DF5406F" w:rsidRDefault="3744EFEF" w14:paraId="7961D514" w14:textId="3F10F2C6">
      <w:pPr>
        <w:spacing w:line="360" w:lineRule="auto"/>
        <w:jc w:val="center"/>
        <w:rPr>
          <w:rFonts w:ascii="Arial" w:hAnsi="Arial" w:cs="Arial"/>
          <w:sz w:val="22"/>
          <w:szCs w:val="22"/>
        </w:rPr>
      </w:pPr>
      <w:r w:rsidRPr="0093718C">
        <w:rPr>
          <w:rFonts w:ascii="Arial" w:hAnsi="Arial" w:cs="Arial"/>
          <w:sz w:val="22"/>
          <w:szCs w:val="22"/>
        </w:rPr>
        <w:t>{</w:t>
      </w:r>
      <w:proofErr w:type="spellStart"/>
      <w:proofErr w:type="gramStart"/>
      <w:r w:rsidRPr="0093718C">
        <w:rPr>
          <w:rFonts w:ascii="Arial" w:hAnsi="Arial" w:cs="Arial"/>
          <w:sz w:val="22"/>
          <w:szCs w:val="22"/>
        </w:rPr>
        <w:t>juan.saavedra</w:t>
      </w:r>
      <w:proofErr w:type="spellEnd"/>
      <w:proofErr w:type="gramEnd"/>
      <w:r w:rsidRPr="0093718C">
        <w:rPr>
          <w:rFonts w:ascii="Arial" w:hAnsi="Arial" w:cs="Arial"/>
          <w:sz w:val="22"/>
          <w:szCs w:val="22"/>
        </w:rPr>
        <w:t xml:space="preserve">, </w:t>
      </w:r>
      <w:proofErr w:type="spellStart"/>
      <w:r w:rsidRPr="0093718C">
        <w:rPr>
          <w:rFonts w:ascii="Arial" w:hAnsi="Arial" w:cs="Arial"/>
          <w:sz w:val="22"/>
          <w:szCs w:val="22"/>
        </w:rPr>
        <w:t>sahitya.chaudhary</w:t>
      </w:r>
      <w:proofErr w:type="spellEnd"/>
      <w:r w:rsidRPr="0093718C">
        <w:rPr>
          <w:rFonts w:ascii="Arial" w:hAnsi="Arial" w:cs="Arial"/>
          <w:sz w:val="22"/>
          <w:szCs w:val="22"/>
        </w:rPr>
        <w:t xml:space="preserve">, </w:t>
      </w:r>
      <w:proofErr w:type="spellStart"/>
      <w:r w:rsidRPr="0093718C" w:rsidR="0BBC3F31">
        <w:rPr>
          <w:rFonts w:ascii="Arial" w:hAnsi="Arial" w:cs="Arial"/>
          <w:sz w:val="22"/>
          <w:szCs w:val="22"/>
        </w:rPr>
        <w:t>orsenigo</w:t>
      </w:r>
      <w:proofErr w:type="spellEnd"/>
      <w:r w:rsidRPr="0093718C">
        <w:rPr>
          <w:rFonts w:ascii="Arial" w:hAnsi="Arial" w:cs="Arial"/>
          <w:sz w:val="22"/>
          <w:szCs w:val="22"/>
        </w:rPr>
        <w:t>}@gsom.polimi.it</w:t>
      </w:r>
    </w:p>
    <w:p w:rsidRPr="0093718C" w:rsidR="00F603E9" w:rsidP="00482321" w:rsidRDefault="00F603E9" w14:paraId="5E3B9195" w14:textId="77777777">
      <w:pPr>
        <w:spacing w:line="360" w:lineRule="auto"/>
        <w:rPr>
          <w:rFonts w:ascii="Arial" w:hAnsi="Arial" w:cs="Arial"/>
          <w:sz w:val="22"/>
          <w:szCs w:val="22"/>
        </w:rPr>
      </w:pPr>
    </w:p>
    <w:p w:rsidRPr="0093718C" w:rsidR="004B7A7E" w:rsidP="00482321" w:rsidRDefault="004B7A7E" w14:paraId="16CE197F" w14:textId="77777777">
      <w:pPr>
        <w:spacing w:line="360" w:lineRule="auto"/>
        <w:rPr>
          <w:rFonts w:ascii="Arial" w:hAnsi="Arial" w:cs="Arial"/>
          <w:sz w:val="22"/>
          <w:szCs w:val="22"/>
        </w:rPr>
      </w:pPr>
    </w:p>
    <w:p w:rsidRPr="0093718C" w:rsidR="004B7A7E" w:rsidP="00482321" w:rsidRDefault="004B7A7E" w14:paraId="63B3BD32" w14:textId="77777777">
      <w:pPr>
        <w:spacing w:line="360" w:lineRule="auto"/>
        <w:rPr>
          <w:rFonts w:ascii="Arial" w:hAnsi="Arial" w:cs="Arial"/>
          <w:sz w:val="22"/>
          <w:szCs w:val="22"/>
        </w:rPr>
      </w:pPr>
    </w:p>
    <w:p w:rsidRPr="0093718C" w:rsidR="004B7A7E" w:rsidP="00482321" w:rsidRDefault="004B7A7E" w14:paraId="76A1B895" w14:textId="77777777">
      <w:pPr>
        <w:spacing w:line="360" w:lineRule="auto"/>
        <w:rPr>
          <w:rFonts w:ascii="Arial" w:hAnsi="Arial" w:cs="Arial"/>
          <w:sz w:val="22"/>
          <w:szCs w:val="22"/>
        </w:rPr>
      </w:pPr>
    </w:p>
    <w:p w:rsidRPr="0093718C" w:rsidR="004B7A7E" w:rsidP="00482321" w:rsidRDefault="004B7A7E" w14:paraId="038400D9" w14:textId="77777777">
      <w:pPr>
        <w:spacing w:line="360" w:lineRule="auto"/>
        <w:rPr>
          <w:rFonts w:ascii="Arial" w:hAnsi="Arial" w:cs="Arial"/>
          <w:sz w:val="22"/>
          <w:szCs w:val="22"/>
        </w:rPr>
      </w:pPr>
    </w:p>
    <w:p w:rsidRPr="0093718C" w:rsidR="004B7A7E" w:rsidP="00482321" w:rsidRDefault="004B7A7E" w14:paraId="65213B66" w14:textId="77777777">
      <w:pPr>
        <w:spacing w:line="360" w:lineRule="auto"/>
        <w:rPr>
          <w:rFonts w:ascii="Arial" w:hAnsi="Arial" w:cs="Arial"/>
          <w:sz w:val="22"/>
          <w:szCs w:val="22"/>
        </w:rPr>
      </w:pPr>
    </w:p>
    <w:p w:rsidRPr="0093718C" w:rsidR="004B7A7E" w:rsidP="00482321" w:rsidRDefault="004B7A7E" w14:paraId="18A372A3" w14:textId="77777777">
      <w:pPr>
        <w:spacing w:line="360" w:lineRule="auto"/>
        <w:rPr>
          <w:rFonts w:ascii="Arial" w:hAnsi="Arial" w:cs="Arial"/>
          <w:sz w:val="22"/>
          <w:szCs w:val="22"/>
        </w:rPr>
      </w:pPr>
    </w:p>
    <w:p w:rsidRPr="0093718C" w:rsidR="004B7A7E" w:rsidP="00482321" w:rsidRDefault="004B7A7E" w14:paraId="0FF8CAE7" w14:textId="77777777">
      <w:pPr>
        <w:spacing w:line="360" w:lineRule="auto"/>
        <w:rPr>
          <w:rFonts w:ascii="Arial" w:hAnsi="Arial" w:cs="Arial"/>
          <w:sz w:val="22"/>
          <w:szCs w:val="22"/>
        </w:rPr>
      </w:pPr>
    </w:p>
    <w:p w:rsidRPr="0093718C" w:rsidR="004B7A7E" w:rsidP="00482321" w:rsidRDefault="004B7A7E" w14:paraId="6E2442DD" w14:textId="77777777">
      <w:pPr>
        <w:spacing w:line="360" w:lineRule="auto"/>
        <w:rPr>
          <w:rFonts w:ascii="Arial" w:hAnsi="Arial" w:cs="Arial"/>
          <w:sz w:val="22"/>
          <w:szCs w:val="22"/>
        </w:rPr>
      </w:pPr>
    </w:p>
    <w:p w:rsidRPr="0093718C" w:rsidR="004B7A7E" w:rsidP="00482321" w:rsidRDefault="004B7A7E" w14:paraId="4C0878E3" w14:textId="77777777">
      <w:pPr>
        <w:spacing w:line="360" w:lineRule="auto"/>
        <w:rPr>
          <w:rFonts w:ascii="Arial" w:hAnsi="Arial" w:cs="Arial"/>
          <w:sz w:val="22"/>
          <w:szCs w:val="22"/>
        </w:rPr>
      </w:pPr>
    </w:p>
    <w:p w:rsidRPr="0093718C" w:rsidR="004B7A7E" w:rsidP="00482321" w:rsidRDefault="004B7A7E" w14:paraId="6C1D8536" w14:textId="77777777">
      <w:pPr>
        <w:spacing w:line="360" w:lineRule="auto"/>
        <w:rPr>
          <w:rFonts w:ascii="Arial" w:hAnsi="Arial" w:cs="Arial"/>
          <w:sz w:val="22"/>
          <w:szCs w:val="22"/>
        </w:rPr>
      </w:pPr>
    </w:p>
    <w:p w:rsidRPr="0093718C" w:rsidR="004B7A7E" w:rsidP="00482321" w:rsidRDefault="004B7A7E" w14:paraId="783D0478" w14:textId="77777777">
      <w:pPr>
        <w:spacing w:line="360" w:lineRule="auto"/>
        <w:rPr>
          <w:rFonts w:ascii="Arial" w:hAnsi="Arial" w:cs="Arial"/>
          <w:sz w:val="22"/>
          <w:szCs w:val="22"/>
        </w:rPr>
      </w:pPr>
    </w:p>
    <w:p w:rsidRPr="0093718C" w:rsidR="004B7A7E" w:rsidP="00482321" w:rsidRDefault="004B7A7E" w14:paraId="7EE99283" w14:textId="77777777">
      <w:pPr>
        <w:spacing w:line="360" w:lineRule="auto"/>
        <w:rPr>
          <w:rFonts w:ascii="Arial" w:hAnsi="Arial" w:cs="Arial"/>
          <w:sz w:val="22"/>
          <w:szCs w:val="22"/>
        </w:rPr>
      </w:pPr>
    </w:p>
    <w:p w:rsidRPr="0093718C" w:rsidR="004B7A7E" w:rsidP="00482321" w:rsidRDefault="004B7A7E" w14:paraId="4EE6216D" w14:textId="77777777">
      <w:pPr>
        <w:spacing w:line="360" w:lineRule="auto"/>
        <w:rPr>
          <w:rFonts w:ascii="Arial" w:hAnsi="Arial" w:cs="Arial"/>
          <w:sz w:val="22"/>
          <w:szCs w:val="22"/>
        </w:rPr>
      </w:pPr>
    </w:p>
    <w:p w:rsidRPr="0093718C" w:rsidR="004B7A7E" w:rsidP="00482321" w:rsidRDefault="004B7A7E" w14:paraId="418DB88F" w14:textId="77777777">
      <w:pPr>
        <w:spacing w:line="360" w:lineRule="auto"/>
        <w:rPr>
          <w:rFonts w:ascii="Arial" w:hAnsi="Arial" w:cs="Arial"/>
          <w:sz w:val="22"/>
          <w:szCs w:val="22"/>
        </w:rPr>
      </w:pPr>
    </w:p>
    <w:p w:rsidRPr="0093718C" w:rsidR="004B7A7E" w:rsidP="00482321" w:rsidRDefault="004B7A7E" w14:paraId="6D382635" w14:textId="77777777">
      <w:pPr>
        <w:spacing w:line="360" w:lineRule="auto"/>
        <w:rPr>
          <w:rFonts w:ascii="Arial" w:hAnsi="Arial" w:cs="Arial"/>
          <w:sz w:val="22"/>
          <w:szCs w:val="22"/>
        </w:rPr>
      </w:pPr>
    </w:p>
    <w:p w:rsidRPr="0093718C" w:rsidR="004B7A7E" w:rsidP="00482321" w:rsidRDefault="004B7A7E" w14:paraId="3B2D93B3" w14:textId="77777777">
      <w:pPr>
        <w:spacing w:line="360" w:lineRule="auto"/>
        <w:rPr>
          <w:rFonts w:ascii="Arial" w:hAnsi="Arial" w:cs="Arial"/>
          <w:sz w:val="22"/>
          <w:szCs w:val="22"/>
        </w:rPr>
      </w:pPr>
    </w:p>
    <w:p w:rsidRPr="0093718C" w:rsidR="00537D0C" w:rsidP="00482321" w:rsidRDefault="00537D0C" w14:paraId="6D0BFEC8" w14:textId="77777777">
      <w:pPr>
        <w:spacing w:line="360" w:lineRule="auto"/>
        <w:rPr>
          <w:rFonts w:ascii="Arial" w:hAnsi="Arial" w:cs="Arial"/>
          <w:sz w:val="22"/>
          <w:szCs w:val="22"/>
        </w:rPr>
      </w:pPr>
    </w:p>
    <w:sdt>
      <w:sdtPr>
        <w:id w:val="2114324509"/>
        <w:docPartObj>
          <w:docPartGallery w:val="Table of Contents"/>
          <w:docPartUnique/>
        </w:docPartObj>
        <w:rPr>
          <w:rFonts w:ascii="Aptos" w:hAnsi="Aptos" w:eastAsia="" w:cs="" w:asciiTheme="minorAscii" w:hAnsiTheme="minorAscii" w:eastAsiaTheme="minorEastAsia" w:cstheme="minorBidi"/>
          <w:color w:val="auto"/>
          <w:sz w:val="21"/>
          <w:szCs w:val="21"/>
        </w:rPr>
      </w:sdtPr>
      <w:sdtEndPr>
        <w:rPr>
          <w:rFonts w:ascii="Aptos" w:hAnsi="Aptos" w:eastAsia="" w:cs="" w:asciiTheme="minorAscii" w:hAnsiTheme="minorAscii" w:eastAsiaTheme="minorEastAsia" w:cstheme="minorBidi"/>
          <w:b w:val="1"/>
          <w:bCs w:val="1"/>
          <w:color w:val="auto"/>
          <w:sz w:val="21"/>
          <w:szCs w:val="21"/>
        </w:rPr>
      </w:sdtEndPr>
      <w:sdtContent>
        <w:p w:rsidRPr="0093718C" w:rsidR="00191D89" w:rsidRDefault="00191D89" w14:paraId="6A8C5C3A" w14:textId="663FF76A">
          <w:pPr>
            <w:pStyle w:val="TOCHeading"/>
          </w:pPr>
          <w:r w:rsidRPr="0093718C">
            <w:t>Contents</w:t>
          </w:r>
        </w:p>
        <w:p w:rsidRPr="00136A80" w:rsidR="00136A80" w:rsidRDefault="00191D89" w14:paraId="70776D63" w14:textId="1FFA7CAD">
          <w:pPr>
            <w:pStyle w:val="TOC2"/>
            <w:tabs>
              <w:tab w:val="right" w:leader="dot" w:pos="9188"/>
            </w:tabs>
            <w:rPr>
              <w:noProof/>
              <w:kern w:val="2"/>
              <w:sz w:val="24"/>
              <w:szCs w:val="24"/>
              <w14:ligatures w14:val="standardContextual"/>
            </w:rPr>
          </w:pPr>
          <w:r w:rsidRPr="0093718C">
            <w:fldChar w:fldCharType="begin"/>
          </w:r>
          <w:r w:rsidRPr="0093718C">
            <w:instrText xml:space="preserve"> TOC \o "1-3" \h \z \u </w:instrText>
          </w:r>
          <w:r w:rsidRPr="0093718C">
            <w:fldChar w:fldCharType="separate"/>
          </w:r>
          <w:hyperlink w:history="1" w:anchor="_Toc179028761">
            <w:r w:rsidRPr="00136A80" w:rsidR="00136A80">
              <w:rPr>
                <w:rStyle w:val="Hyperlink"/>
                <w:rFonts w:cs="Arial"/>
                <w:noProof/>
              </w:rPr>
              <w:t>Abstract</w:t>
            </w:r>
            <w:r w:rsidRPr="00136A80" w:rsidR="00136A80">
              <w:rPr>
                <w:noProof/>
                <w:webHidden/>
              </w:rPr>
              <w:tab/>
            </w:r>
            <w:r w:rsidRPr="00136A80" w:rsidR="00136A80">
              <w:rPr>
                <w:noProof/>
                <w:webHidden/>
              </w:rPr>
              <w:fldChar w:fldCharType="begin"/>
            </w:r>
            <w:r w:rsidRPr="00136A80" w:rsidR="00136A80">
              <w:rPr>
                <w:noProof/>
                <w:webHidden/>
              </w:rPr>
              <w:instrText xml:space="preserve"> PAGEREF _Toc179028761 \h </w:instrText>
            </w:r>
            <w:r w:rsidRPr="00136A80" w:rsidR="00136A80">
              <w:rPr>
                <w:noProof/>
                <w:webHidden/>
              </w:rPr>
            </w:r>
            <w:r w:rsidRPr="00136A80" w:rsidR="00136A80">
              <w:rPr>
                <w:noProof/>
                <w:webHidden/>
              </w:rPr>
              <w:fldChar w:fldCharType="separate"/>
            </w:r>
            <w:r w:rsidRPr="00136A80" w:rsidR="00136A80">
              <w:rPr>
                <w:noProof/>
                <w:webHidden/>
              </w:rPr>
              <w:t>3</w:t>
            </w:r>
            <w:r w:rsidRPr="00136A80" w:rsidR="00136A80">
              <w:rPr>
                <w:noProof/>
                <w:webHidden/>
              </w:rPr>
              <w:fldChar w:fldCharType="end"/>
            </w:r>
          </w:hyperlink>
        </w:p>
        <w:p w:rsidRPr="00136A80" w:rsidR="00136A80" w:rsidRDefault="00136A80" w14:paraId="30AC6AE6" w14:textId="341D797B">
          <w:pPr>
            <w:pStyle w:val="TOC2"/>
            <w:tabs>
              <w:tab w:val="right" w:leader="dot" w:pos="9188"/>
            </w:tabs>
            <w:rPr>
              <w:noProof/>
              <w:kern w:val="2"/>
              <w:sz w:val="24"/>
              <w:szCs w:val="24"/>
              <w14:ligatures w14:val="standardContextual"/>
            </w:rPr>
          </w:pPr>
          <w:hyperlink w:history="1" w:anchor="_Toc179028762">
            <w:r w:rsidRPr="00136A80">
              <w:rPr>
                <w:rStyle w:val="Hyperlink"/>
                <w:rFonts w:cs="Arial"/>
                <w:noProof/>
              </w:rPr>
              <w:t>1. Introduction</w:t>
            </w:r>
            <w:r w:rsidRPr="00136A80">
              <w:rPr>
                <w:noProof/>
                <w:webHidden/>
              </w:rPr>
              <w:tab/>
            </w:r>
            <w:r w:rsidRPr="00136A80">
              <w:rPr>
                <w:noProof/>
                <w:webHidden/>
              </w:rPr>
              <w:fldChar w:fldCharType="begin"/>
            </w:r>
            <w:r w:rsidRPr="00136A80">
              <w:rPr>
                <w:noProof/>
                <w:webHidden/>
              </w:rPr>
              <w:instrText xml:space="preserve"> PAGEREF _Toc179028762 \h </w:instrText>
            </w:r>
            <w:r w:rsidRPr="00136A80">
              <w:rPr>
                <w:noProof/>
                <w:webHidden/>
              </w:rPr>
            </w:r>
            <w:r w:rsidRPr="00136A80">
              <w:rPr>
                <w:noProof/>
                <w:webHidden/>
              </w:rPr>
              <w:fldChar w:fldCharType="separate"/>
            </w:r>
            <w:r w:rsidRPr="00136A80">
              <w:rPr>
                <w:noProof/>
                <w:webHidden/>
              </w:rPr>
              <w:t>4</w:t>
            </w:r>
            <w:r w:rsidRPr="00136A80">
              <w:rPr>
                <w:noProof/>
                <w:webHidden/>
              </w:rPr>
              <w:fldChar w:fldCharType="end"/>
            </w:r>
          </w:hyperlink>
        </w:p>
        <w:p w:rsidRPr="00136A80" w:rsidR="00136A80" w:rsidRDefault="00136A80" w14:paraId="618DBDD0" w14:textId="57E26638">
          <w:pPr>
            <w:pStyle w:val="TOC2"/>
            <w:tabs>
              <w:tab w:val="right" w:leader="dot" w:pos="9188"/>
            </w:tabs>
            <w:rPr>
              <w:noProof/>
              <w:kern w:val="2"/>
              <w:sz w:val="24"/>
              <w:szCs w:val="24"/>
              <w14:ligatures w14:val="standardContextual"/>
            </w:rPr>
          </w:pPr>
          <w:hyperlink w:history="1" w:anchor="_Toc179028763">
            <w:r w:rsidRPr="00136A80">
              <w:rPr>
                <w:rStyle w:val="Hyperlink"/>
                <w:noProof/>
              </w:rPr>
              <w:t>2. Literature review</w:t>
            </w:r>
            <w:r w:rsidRPr="00136A80">
              <w:rPr>
                <w:noProof/>
                <w:webHidden/>
              </w:rPr>
              <w:tab/>
            </w:r>
            <w:r w:rsidRPr="00136A80">
              <w:rPr>
                <w:noProof/>
                <w:webHidden/>
              </w:rPr>
              <w:fldChar w:fldCharType="begin"/>
            </w:r>
            <w:r w:rsidRPr="00136A80">
              <w:rPr>
                <w:noProof/>
                <w:webHidden/>
              </w:rPr>
              <w:instrText xml:space="preserve"> PAGEREF _Toc179028763 \h </w:instrText>
            </w:r>
            <w:r w:rsidRPr="00136A80">
              <w:rPr>
                <w:noProof/>
                <w:webHidden/>
              </w:rPr>
            </w:r>
            <w:r w:rsidRPr="00136A80">
              <w:rPr>
                <w:noProof/>
                <w:webHidden/>
              </w:rPr>
              <w:fldChar w:fldCharType="separate"/>
            </w:r>
            <w:r w:rsidRPr="00136A80">
              <w:rPr>
                <w:noProof/>
                <w:webHidden/>
              </w:rPr>
              <w:t>5</w:t>
            </w:r>
            <w:r w:rsidRPr="00136A80">
              <w:rPr>
                <w:noProof/>
                <w:webHidden/>
              </w:rPr>
              <w:fldChar w:fldCharType="end"/>
            </w:r>
          </w:hyperlink>
        </w:p>
        <w:p w:rsidRPr="00136A80" w:rsidR="00136A80" w:rsidRDefault="00136A80" w14:paraId="15B7C09D" w14:textId="2BF1956F">
          <w:pPr>
            <w:pStyle w:val="TOC2"/>
            <w:tabs>
              <w:tab w:val="right" w:leader="dot" w:pos="9188"/>
            </w:tabs>
            <w:rPr>
              <w:noProof/>
              <w:kern w:val="2"/>
              <w:sz w:val="24"/>
              <w:szCs w:val="24"/>
              <w14:ligatures w14:val="standardContextual"/>
            </w:rPr>
          </w:pPr>
          <w:hyperlink w:history="1" w:anchor="_Toc179028764">
            <w:r w:rsidRPr="00136A80">
              <w:rPr>
                <w:rStyle w:val="Hyperlink"/>
                <w:noProof/>
              </w:rPr>
              <w:t>3. Methodology</w:t>
            </w:r>
            <w:r w:rsidRPr="00136A80">
              <w:rPr>
                <w:noProof/>
                <w:webHidden/>
              </w:rPr>
              <w:tab/>
            </w:r>
            <w:r w:rsidRPr="00136A80">
              <w:rPr>
                <w:noProof/>
                <w:webHidden/>
              </w:rPr>
              <w:fldChar w:fldCharType="begin"/>
            </w:r>
            <w:r w:rsidRPr="00136A80">
              <w:rPr>
                <w:noProof/>
                <w:webHidden/>
              </w:rPr>
              <w:instrText xml:space="preserve"> PAGEREF _Toc179028764 \h </w:instrText>
            </w:r>
            <w:r w:rsidRPr="00136A80">
              <w:rPr>
                <w:noProof/>
                <w:webHidden/>
              </w:rPr>
            </w:r>
            <w:r w:rsidRPr="00136A80">
              <w:rPr>
                <w:noProof/>
                <w:webHidden/>
              </w:rPr>
              <w:fldChar w:fldCharType="separate"/>
            </w:r>
            <w:r w:rsidRPr="00136A80">
              <w:rPr>
                <w:noProof/>
                <w:webHidden/>
              </w:rPr>
              <w:t>6</w:t>
            </w:r>
            <w:r w:rsidRPr="00136A80">
              <w:rPr>
                <w:noProof/>
                <w:webHidden/>
              </w:rPr>
              <w:fldChar w:fldCharType="end"/>
            </w:r>
          </w:hyperlink>
        </w:p>
        <w:p w:rsidRPr="00136A80" w:rsidR="00136A80" w:rsidRDefault="00136A80" w14:paraId="4564F7AA" w14:textId="10396F28">
          <w:pPr>
            <w:pStyle w:val="TOC3"/>
            <w:rPr>
              <w:kern w:val="2"/>
              <w:sz w:val="24"/>
              <w:szCs w:val="24"/>
              <w14:ligatures w14:val="standardContextual"/>
            </w:rPr>
          </w:pPr>
          <w:hyperlink w:history="1" w:anchor="_Toc179028765">
            <w:r w:rsidRPr="00136A80">
              <w:rPr>
                <w:rStyle w:val="Hyperlink"/>
              </w:rPr>
              <w:t>3.1. Database and Schemas</w:t>
            </w:r>
            <w:r w:rsidRPr="00136A80">
              <w:rPr>
                <w:webHidden/>
              </w:rPr>
              <w:tab/>
            </w:r>
            <w:r w:rsidRPr="00136A80">
              <w:rPr>
                <w:webHidden/>
              </w:rPr>
              <w:fldChar w:fldCharType="begin"/>
            </w:r>
            <w:r w:rsidRPr="00136A80">
              <w:rPr>
                <w:webHidden/>
              </w:rPr>
              <w:instrText xml:space="preserve"> PAGEREF _Toc179028765 \h </w:instrText>
            </w:r>
            <w:r w:rsidRPr="00136A80">
              <w:rPr>
                <w:webHidden/>
              </w:rPr>
            </w:r>
            <w:r w:rsidRPr="00136A80">
              <w:rPr>
                <w:webHidden/>
              </w:rPr>
              <w:fldChar w:fldCharType="separate"/>
            </w:r>
            <w:r w:rsidRPr="00136A80">
              <w:rPr>
                <w:webHidden/>
              </w:rPr>
              <w:t>6</w:t>
            </w:r>
            <w:r w:rsidRPr="00136A80">
              <w:rPr>
                <w:webHidden/>
              </w:rPr>
              <w:fldChar w:fldCharType="end"/>
            </w:r>
          </w:hyperlink>
        </w:p>
        <w:p w:rsidRPr="00136A80" w:rsidR="00136A80" w:rsidRDefault="00136A80" w14:paraId="4D7E0A2D" w14:textId="5B704366">
          <w:pPr>
            <w:pStyle w:val="TOC3"/>
            <w:rPr>
              <w:kern w:val="2"/>
              <w:sz w:val="24"/>
              <w:szCs w:val="24"/>
              <w14:ligatures w14:val="standardContextual"/>
            </w:rPr>
          </w:pPr>
          <w:hyperlink w:history="1" w:anchor="_Toc179028766">
            <w:r w:rsidRPr="00136A80">
              <w:rPr>
                <w:rStyle w:val="Hyperlink"/>
                <w:rFonts w:ascii="Arial" w:hAnsi="Arial" w:cs="Arial"/>
              </w:rPr>
              <w:t>3.2. Data Collection</w:t>
            </w:r>
            <w:r w:rsidRPr="00136A80">
              <w:rPr>
                <w:webHidden/>
              </w:rPr>
              <w:tab/>
            </w:r>
            <w:r w:rsidRPr="00136A80">
              <w:rPr>
                <w:webHidden/>
              </w:rPr>
              <w:fldChar w:fldCharType="begin"/>
            </w:r>
            <w:r w:rsidRPr="00136A80">
              <w:rPr>
                <w:webHidden/>
              </w:rPr>
              <w:instrText xml:space="preserve"> PAGEREF _Toc179028766 \h </w:instrText>
            </w:r>
            <w:r w:rsidRPr="00136A80">
              <w:rPr>
                <w:webHidden/>
              </w:rPr>
            </w:r>
            <w:r w:rsidRPr="00136A80">
              <w:rPr>
                <w:webHidden/>
              </w:rPr>
              <w:fldChar w:fldCharType="separate"/>
            </w:r>
            <w:r w:rsidRPr="00136A80">
              <w:rPr>
                <w:webHidden/>
              </w:rPr>
              <w:t>7</w:t>
            </w:r>
            <w:r w:rsidRPr="00136A80">
              <w:rPr>
                <w:webHidden/>
              </w:rPr>
              <w:fldChar w:fldCharType="end"/>
            </w:r>
          </w:hyperlink>
        </w:p>
        <w:p w:rsidRPr="00136A80" w:rsidR="00136A80" w:rsidRDefault="00136A80" w14:paraId="77593CE2" w14:textId="0953BB66">
          <w:pPr>
            <w:pStyle w:val="TOC3"/>
            <w:rPr>
              <w:kern w:val="2"/>
              <w:sz w:val="24"/>
              <w:szCs w:val="24"/>
              <w14:ligatures w14:val="standardContextual"/>
            </w:rPr>
          </w:pPr>
          <w:hyperlink w:history="1" w:anchor="_Toc179028767">
            <w:r w:rsidRPr="00136A80">
              <w:rPr>
                <w:rStyle w:val="Hyperlink"/>
                <w:rFonts w:ascii="Arial" w:hAnsi="Arial" w:cs="Arial"/>
              </w:rPr>
              <w:t>3.3. Exploratory Data Analysis and Feature Homogenization</w:t>
            </w:r>
            <w:r w:rsidRPr="00136A80">
              <w:rPr>
                <w:webHidden/>
              </w:rPr>
              <w:tab/>
            </w:r>
            <w:r w:rsidRPr="00136A80">
              <w:rPr>
                <w:webHidden/>
              </w:rPr>
              <w:fldChar w:fldCharType="begin"/>
            </w:r>
            <w:r w:rsidRPr="00136A80">
              <w:rPr>
                <w:webHidden/>
              </w:rPr>
              <w:instrText xml:space="preserve"> PAGEREF _Toc179028767 \h </w:instrText>
            </w:r>
            <w:r w:rsidRPr="00136A80">
              <w:rPr>
                <w:webHidden/>
              </w:rPr>
            </w:r>
            <w:r w:rsidRPr="00136A80">
              <w:rPr>
                <w:webHidden/>
              </w:rPr>
              <w:fldChar w:fldCharType="separate"/>
            </w:r>
            <w:r w:rsidRPr="00136A80">
              <w:rPr>
                <w:webHidden/>
              </w:rPr>
              <w:t>8</w:t>
            </w:r>
            <w:r w:rsidRPr="00136A80">
              <w:rPr>
                <w:webHidden/>
              </w:rPr>
              <w:fldChar w:fldCharType="end"/>
            </w:r>
          </w:hyperlink>
        </w:p>
        <w:p w:rsidRPr="00136A80" w:rsidR="00136A80" w:rsidRDefault="00136A80" w14:paraId="35819074" w14:textId="6C10D146">
          <w:pPr>
            <w:pStyle w:val="TOC3"/>
            <w:rPr>
              <w:kern w:val="2"/>
              <w:sz w:val="24"/>
              <w:szCs w:val="24"/>
              <w14:ligatures w14:val="standardContextual"/>
            </w:rPr>
          </w:pPr>
          <w:hyperlink w:history="1" w:anchor="_Toc179028768">
            <w:r w:rsidRPr="00136A80">
              <w:rPr>
                <w:rStyle w:val="Hyperlink"/>
                <w:rFonts w:ascii="Arial" w:hAnsi="Arial" w:cs="Arial"/>
              </w:rPr>
              <w:t>3.4. Feature Engineering and Embedding Models</w:t>
            </w:r>
            <w:r w:rsidRPr="00136A80">
              <w:rPr>
                <w:webHidden/>
              </w:rPr>
              <w:tab/>
            </w:r>
            <w:r w:rsidRPr="00136A80">
              <w:rPr>
                <w:webHidden/>
              </w:rPr>
              <w:fldChar w:fldCharType="begin"/>
            </w:r>
            <w:r w:rsidRPr="00136A80">
              <w:rPr>
                <w:webHidden/>
              </w:rPr>
              <w:instrText xml:space="preserve"> PAGEREF _Toc179028768 \h </w:instrText>
            </w:r>
            <w:r w:rsidRPr="00136A80">
              <w:rPr>
                <w:webHidden/>
              </w:rPr>
            </w:r>
            <w:r w:rsidRPr="00136A80">
              <w:rPr>
                <w:webHidden/>
              </w:rPr>
              <w:fldChar w:fldCharType="separate"/>
            </w:r>
            <w:r w:rsidRPr="00136A80">
              <w:rPr>
                <w:webHidden/>
              </w:rPr>
              <w:t>9</w:t>
            </w:r>
            <w:r w:rsidRPr="00136A80">
              <w:rPr>
                <w:webHidden/>
              </w:rPr>
              <w:fldChar w:fldCharType="end"/>
            </w:r>
          </w:hyperlink>
        </w:p>
        <w:p w:rsidRPr="00136A80" w:rsidR="00136A80" w:rsidRDefault="00136A80" w14:paraId="468F90C6" w14:textId="6192E394">
          <w:pPr>
            <w:pStyle w:val="TOC3"/>
            <w:rPr>
              <w:kern w:val="2"/>
              <w:sz w:val="24"/>
              <w:szCs w:val="24"/>
              <w14:ligatures w14:val="standardContextual"/>
            </w:rPr>
          </w:pPr>
          <w:hyperlink w:history="1" w:anchor="_Toc179028769">
            <w:r w:rsidRPr="00136A80">
              <w:rPr>
                <w:rStyle w:val="Hyperlink"/>
                <w:rFonts w:ascii="Arial" w:hAnsi="Arial" w:cs="Arial"/>
              </w:rPr>
              <w:t>3.5. Recommendation System Development</w:t>
            </w:r>
            <w:r w:rsidRPr="00136A80">
              <w:rPr>
                <w:webHidden/>
              </w:rPr>
              <w:tab/>
            </w:r>
            <w:r w:rsidRPr="00136A80">
              <w:rPr>
                <w:webHidden/>
              </w:rPr>
              <w:fldChar w:fldCharType="begin"/>
            </w:r>
            <w:r w:rsidRPr="00136A80">
              <w:rPr>
                <w:webHidden/>
              </w:rPr>
              <w:instrText xml:space="preserve"> PAGEREF _Toc179028769 \h </w:instrText>
            </w:r>
            <w:r w:rsidRPr="00136A80">
              <w:rPr>
                <w:webHidden/>
              </w:rPr>
            </w:r>
            <w:r w:rsidRPr="00136A80">
              <w:rPr>
                <w:webHidden/>
              </w:rPr>
              <w:fldChar w:fldCharType="separate"/>
            </w:r>
            <w:r w:rsidRPr="00136A80">
              <w:rPr>
                <w:webHidden/>
              </w:rPr>
              <w:t>9</w:t>
            </w:r>
            <w:r w:rsidRPr="00136A80">
              <w:rPr>
                <w:webHidden/>
              </w:rPr>
              <w:fldChar w:fldCharType="end"/>
            </w:r>
          </w:hyperlink>
        </w:p>
        <w:p w:rsidRPr="00136A80" w:rsidR="00136A80" w:rsidRDefault="00136A80" w14:paraId="0CB1E595" w14:textId="6A2DE81E">
          <w:pPr>
            <w:pStyle w:val="TOC3"/>
            <w:rPr>
              <w:kern w:val="2"/>
              <w:sz w:val="24"/>
              <w:szCs w:val="24"/>
              <w14:ligatures w14:val="standardContextual"/>
            </w:rPr>
          </w:pPr>
          <w:hyperlink w:history="1" w:anchor="_Toc179028770">
            <w:r w:rsidRPr="00136A80">
              <w:rPr>
                <w:rStyle w:val="Hyperlink"/>
                <w:rFonts w:ascii="Arial" w:hAnsi="Arial" w:cs="Arial"/>
              </w:rPr>
              <w:t>3.6. Classification and Feature Selection</w:t>
            </w:r>
            <w:r w:rsidRPr="00136A80">
              <w:rPr>
                <w:webHidden/>
              </w:rPr>
              <w:tab/>
            </w:r>
            <w:r w:rsidRPr="00136A80">
              <w:rPr>
                <w:webHidden/>
              </w:rPr>
              <w:fldChar w:fldCharType="begin"/>
            </w:r>
            <w:r w:rsidRPr="00136A80">
              <w:rPr>
                <w:webHidden/>
              </w:rPr>
              <w:instrText xml:space="preserve"> PAGEREF _Toc179028770 \h </w:instrText>
            </w:r>
            <w:r w:rsidRPr="00136A80">
              <w:rPr>
                <w:webHidden/>
              </w:rPr>
            </w:r>
            <w:r w:rsidRPr="00136A80">
              <w:rPr>
                <w:webHidden/>
              </w:rPr>
              <w:fldChar w:fldCharType="separate"/>
            </w:r>
            <w:r w:rsidRPr="00136A80">
              <w:rPr>
                <w:webHidden/>
              </w:rPr>
              <w:t>10</w:t>
            </w:r>
            <w:r w:rsidRPr="00136A80">
              <w:rPr>
                <w:webHidden/>
              </w:rPr>
              <w:fldChar w:fldCharType="end"/>
            </w:r>
          </w:hyperlink>
        </w:p>
        <w:p w:rsidRPr="00136A80" w:rsidR="00136A80" w:rsidRDefault="00136A80" w14:paraId="1FC13CF4" w14:textId="48DF6BF9">
          <w:pPr>
            <w:pStyle w:val="TOC3"/>
            <w:rPr>
              <w:kern w:val="2"/>
              <w:sz w:val="24"/>
              <w:szCs w:val="24"/>
              <w14:ligatures w14:val="standardContextual"/>
            </w:rPr>
          </w:pPr>
          <w:hyperlink w:history="1" w:anchor="_Toc179028771">
            <w:r w:rsidRPr="00136A80">
              <w:rPr>
                <w:rStyle w:val="Hyperlink"/>
                <w:rFonts w:ascii="Arial" w:hAnsi="Arial" w:cs="Arial"/>
              </w:rPr>
              <w:t>3.7. Semantic Similarity Analysis</w:t>
            </w:r>
            <w:r w:rsidRPr="00136A80">
              <w:rPr>
                <w:webHidden/>
              </w:rPr>
              <w:tab/>
            </w:r>
            <w:r w:rsidRPr="00136A80">
              <w:rPr>
                <w:webHidden/>
              </w:rPr>
              <w:fldChar w:fldCharType="begin"/>
            </w:r>
            <w:r w:rsidRPr="00136A80">
              <w:rPr>
                <w:webHidden/>
              </w:rPr>
              <w:instrText xml:space="preserve"> PAGEREF _Toc179028771 \h </w:instrText>
            </w:r>
            <w:r w:rsidRPr="00136A80">
              <w:rPr>
                <w:webHidden/>
              </w:rPr>
            </w:r>
            <w:r w:rsidRPr="00136A80">
              <w:rPr>
                <w:webHidden/>
              </w:rPr>
              <w:fldChar w:fldCharType="separate"/>
            </w:r>
            <w:r w:rsidRPr="00136A80">
              <w:rPr>
                <w:webHidden/>
              </w:rPr>
              <w:t>11</w:t>
            </w:r>
            <w:r w:rsidRPr="00136A80">
              <w:rPr>
                <w:webHidden/>
              </w:rPr>
              <w:fldChar w:fldCharType="end"/>
            </w:r>
          </w:hyperlink>
        </w:p>
        <w:p w:rsidRPr="00136A80" w:rsidR="00136A80" w:rsidRDefault="00136A80" w14:paraId="534C1C7B" w14:textId="24AB105E">
          <w:pPr>
            <w:pStyle w:val="TOC3"/>
            <w:rPr>
              <w:kern w:val="2"/>
              <w:sz w:val="24"/>
              <w:szCs w:val="24"/>
              <w14:ligatures w14:val="standardContextual"/>
            </w:rPr>
          </w:pPr>
          <w:hyperlink w:history="1" w:anchor="_Toc179028772">
            <w:r w:rsidRPr="00136A80">
              <w:rPr>
                <w:rStyle w:val="Hyperlink"/>
                <w:rFonts w:ascii="Arial" w:hAnsi="Arial" w:cs="Arial"/>
              </w:rPr>
              <w:t>3.8. Evaluation and Analysis</w:t>
            </w:r>
            <w:r w:rsidRPr="00136A80">
              <w:rPr>
                <w:webHidden/>
              </w:rPr>
              <w:tab/>
            </w:r>
            <w:r w:rsidRPr="00136A80">
              <w:rPr>
                <w:webHidden/>
              </w:rPr>
              <w:fldChar w:fldCharType="begin"/>
            </w:r>
            <w:r w:rsidRPr="00136A80">
              <w:rPr>
                <w:webHidden/>
              </w:rPr>
              <w:instrText xml:space="preserve"> PAGEREF _Toc179028772 \h </w:instrText>
            </w:r>
            <w:r w:rsidRPr="00136A80">
              <w:rPr>
                <w:webHidden/>
              </w:rPr>
            </w:r>
            <w:r w:rsidRPr="00136A80">
              <w:rPr>
                <w:webHidden/>
              </w:rPr>
              <w:fldChar w:fldCharType="separate"/>
            </w:r>
            <w:r w:rsidRPr="00136A80">
              <w:rPr>
                <w:webHidden/>
              </w:rPr>
              <w:t>11</w:t>
            </w:r>
            <w:r w:rsidRPr="00136A80">
              <w:rPr>
                <w:webHidden/>
              </w:rPr>
              <w:fldChar w:fldCharType="end"/>
            </w:r>
          </w:hyperlink>
        </w:p>
        <w:p w:rsidRPr="00136A80" w:rsidR="00136A80" w:rsidRDefault="00136A80" w14:paraId="29ED6B3C" w14:textId="76990C99">
          <w:pPr>
            <w:pStyle w:val="TOC2"/>
            <w:tabs>
              <w:tab w:val="right" w:leader="dot" w:pos="9188"/>
            </w:tabs>
            <w:rPr>
              <w:noProof/>
              <w:kern w:val="2"/>
              <w:sz w:val="24"/>
              <w:szCs w:val="24"/>
              <w14:ligatures w14:val="standardContextual"/>
            </w:rPr>
          </w:pPr>
          <w:hyperlink w:history="1" w:anchor="_Toc179028773">
            <w:r w:rsidRPr="00136A80">
              <w:rPr>
                <w:rStyle w:val="Hyperlink"/>
                <w:noProof/>
              </w:rPr>
              <w:t>4. Results</w:t>
            </w:r>
            <w:r w:rsidRPr="00136A80">
              <w:rPr>
                <w:noProof/>
                <w:webHidden/>
              </w:rPr>
              <w:tab/>
            </w:r>
            <w:r w:rsidRPr="00136A80">
              <w:rPr>
                <w:noProof/>
                <w:webHidden/>
              </w:rPr>
              <w:fldChar w:fldCharType="begin"/>
            </w:r>
            <w:r w:rsidRPr="00136A80">
              <w:rPr>
                <w:noProof/>
                <w:webHidden/>
              </w:rPr>
              <w:instrText xml:space="preserve"> PAGEREF _Toc179028773 \h </w:instrText>
            </w:r>
            <w:r w:rsidRPr="00136A80">
              <w:rPr>
                <w:noProof/>
                <w:webHidden/>
              </w:rPr>
            </w:r>
            <w:r w:rsidRPr="00136A80">
              <w:rPr>
                <w:noProof/>
                <w:webHidden/>
              </w:rPr>
              <w:fldChar w:fldCharType="separate"/>
            </w:r>
            <w:r w:rsidRPr="00136A80">
              <w:rPr>
                <w:noProof/>
                <w:webHidden/>
              </w:rPr>
              <w:t>11</w:t>
            </w:r>
            <w:r w:rsidRPr="00136A80">
              <w:rPr>
                <w:noProof/>
                <w:webHidden/>
              </w:rPr>
              <w:fldChar w:fldCharType="end"/>
            </w:r>
          </w:hyperlink>
        </w:p>
        <w:p w:rsidRPr="00136A80" w:rsidR="00136A80" w:rsidRDefault="00136A80" w14:paraId="14379A64" w14:textId="2E3C42E0">
          <w:pPr>
            <w:pStyle w:val="TOC3"/>
            <w:rPr>
              <w:kern w:val="2"/>
              <w:sz w:val="24"/>
              <w:szCs w:val="24"/>
              <w14:ligatures w14:val="standardContextual"/>
            </w:rPr>
          </w:pPr>
          <w:hyperlink w:history="1" w:anchor="_Toc179028774">
            <w:r w:rsidRPr="00136A80">
              <w:rPr>
                <w:rStyle w:val="Hyperlink"/>
                <w:rFonts w:ascii="Arial" w:hAnsi="Arial" w:cs="Arial"/>
              </w:rPr>
              <w:t>4.1. Recommendation systems</w:t>
            </w:r>
            <w:r w:rsidRPr="00136A80">
              <w:rPr>
                <w:webHidden/>
              </w:rPr>
              <w:tab/>
            </w:r>
            <w:r w:rsidRPr="00136A80">
              <w:rPr>
                <w:webHidden/>
              </w:rPr>
              <w:fldChar w:fldCharType="begin"/>
            </w:r>
            <w:r w:rsidRPr="00136A80">
              <w:rPr>
                <w:webHidden/>
              </w:rPr>
              <w:instrText xml:space="preserve"> PAGEREF _Toc179028774 \h </w:instrText>
            </w:r>
            <w:r w:rsidRPr="00136A80">
              <w:rPr>
                <w:webHidden/>
              </w:rPr>
            </w:r>
            <w:r w:rsidRPr="00136A80">
              <w:rPr>
                <w:webHidden/>
              </w:rPr>
              <w:fldChar w:fldCharType="separate"/>
            </w:r>
            <w:r w:rsidRPr="00136A80">
              <w:rPr>
                <w:webHidden/>
              </w:rPr>
              <w:t>11</w:t>
            </w:r>
            <w:r w:rsidRPr="00136A80">
              <w:rPr>
                <w:webHidden/>
              </w:rPr>
              <w:fldChar w:fldCharType="end"/>
            </w:r>
          </w:hyperlink>
        </w:p>
        <w:p w:rsidRPr="00136A80" w:rsidR="00136A80" w:rsidRDefault="00136A80" w14:paraId="342AADA5" w14:textId="6DF54E97">
          <w:pPr>
            <w:pStyle w:val="TOC3"/>
            <w:rPr>
              <w:kern w:val="2"/>
              <w:sz w:val="24"/>
              <w:szCs w:val="24"/>
              <w14:ligatures w14:val="standardContextual"/>
            </w:rPr>
          </w:pPr>
          <w:hyperlink w:history="1" w:anchor="_Toc179028775">
            <w:r w:rsidRPr="00136A80">
              <w:rPr>
                <w:rStyle w:val="Hyperlink"/>
                <w:rFonts w:ascii="Arial" w:hAnsi="Arial" w:cs="Arial"/>
              </w:rPr>
              <w:t>4.2. Similarity Analysis</w:t>
            </w:r>
            <w:r w:rsidRPr="00136A80">
              <w:rPr>
                <w:webHidden/>
              </w:rPr>
              <w:tab/>
            </w:r>
            <w:r w:rsidRPr="00136A80">
              <w:rPr>
                <w:webHidden/>
              </w:rPr>
              <w:fldChar w:fldCharType="begin"/>
            </w:r>
            <w:r w:rsidRPr="00136A80">
              <w:rPr>
                <w:webHidden/>
              </w:rPr>
              <w:instrText xml:space="preserve"> PAGEREF _Toc179028775 \h </w:instrText>
            </w:r>
            <w:r w:rsidRPr="00136A80">
              <w:rPr>
                <w:webHidden/>
              </w:rPr>
            </w:r>
            <w:r w:rsidRPr="00136A80">
              <w:rPr>
                <w:webHidden/>
              </w:rPr>
              <w:fldChar w:fldCharType="separate"/>
            </w:r>
            <w:r w:rsidRPr="00136A80">
              <w:rPr>
                <w:webHidden/>
              </w:rPr>
              <w:t>12</w:t>
            </w:r>
            <w:r w:rsidRPr="00136A80">
              <w:rPr>
                <w:webHidden/>
              </w:rPr>
              <w:fldChar w:fldCharType="end"/>
            </w:r>
          </w:hyperlink>
        </w:p>
        <w:p w:rsidRPr="00136A80" w:rsidR="00136A80" w:rsidRDefault="00136A80" w14:paraId="64545913" w14:textId="5BF4DE0F">
          <w:pPr>
            <w:pStyle w:val="TOC2"/>
            <w:tabs>
              <w:tab w:val="right" w:leader="dot" w:pos="9188"/>
            </w:tabs>
            <w:rPr>
              <w:noProof/>
              <w:kern w:val="2"/>
              <w:sz w:val="24"/>
              <w:szCs w:val="24"/>
              <w14:ligatures w14:val="standardContextual"/>
            </w:rPr>
          </w:pPr>
          <w:hyperlink w:history="1" w:anchor="_Toc179028776">
            <w:r w:rsidRPr="00136A80">
              <w:rPr>
                <w:rStyle w:val="Hyperlink"/>
                <w:noProof/>
              </w:rPr>
              <w:t>5. Discussion</w:t>
            </w:r>
            <w:r w:rsidRPr="00136A80">
              <w:rPr>
                <w:noProof/>
                <w:webHidden/>
              </w:rPr>
              <w:tab/>
            </w:r>
            <w:r w:rsidRPr="00136A80">
              <w:rPr>
                <w:noProof/>
                <w:webHidden/>
              </w:rPr>
              <w:fldChar w:fldCharType="begin"/>
            </w:r>
            <w:r w:rsidRPr="00136A80">
              <w:rPr>
                <w:noProof/>
                <w:webHidden/>
              </w:rPr>
              <w:instrText xml:space="preserve"> PAGEREF _Toc179028776 \h </w:instrText>
            </w:r>
            <w:r w:rsidRPr="00136A80">
              <w:rPr>
                <w:noProof/>
                <w:webHidden/>
              </w:rPr>
            </w:r>
            <w:r w:rsidRPr="00136A80">
              <w:rPr>
                <w:noProof/>
                <w:webHidden/>
              </w:rPr>
              <w:fldChar w:fldCharType="separate"/>
            </w:r>
            <w:r w:rsidRPr="00136A80">
              <w:rPr>
                <w:noProof/>
                <w:webHidden/>
              </w:rPr>
              <w:t>19</w:t>
            </w:r>
            <w:r w:rsidRPr="00136A80">
              <w:rPr>
                <w:noProof/>
                <w:webHidden/>
              </w:rPr>
              <w:fldChar w:fldCharType="end"/>
            </w:r>
          </w:hyperlink>
        </w:p>
        <w:p w:rsidR="00136A80" w:rsidRDefault="00136A80" w14:paraId="12EA0858" w14:textId="2320B4D9">
          <w:pPr>
            <w:pStyle w:val="TOC2"/>
            <w:tabs>
              <w:tab w:val="right" w:leader="dot" w:pos="9188"/>
            </w:tabs>
            <w:rPr>
              <w:noProof/>
              <w:kern w:val="2"/>
              <w:sz w:val="24"/>
              <w:szCs w:val="24"/>
              <w14:ligatures w14:val="standardContextual"/>
            </w:rPr>
          </w:pPr>
          <w:hyperlink w:history="1" w:anchor="_Toc179028777">
            <w:r w:rsidRPr="00ED0582">
              <w:rPr>
                <w:rStyle w:val="Hyperlink"/>
                <w:noProof/>
              </w:rPr>
              <w:t>6. Limitations</w:t>
            </w:r>
            <w:r>
              <w:rPr>
                <w:noProof/>
                <w:webHidden/>
              </w:rPr>
              <w:tab/>
            </w:r>
            <w:r>
              <w:rPr>
                <w:noProof/>
                <w:webHidden/>
              </w:rPr>
              <w:fldChar w:fldCharType="begin"/>
            </w:r>
            <w:r>
              <w:rPr>
                <w:noProof/>
                <w:webHidden/>
              </w:rPr>
              <w:instrText xml:space="preserve"> PAGEREF _Toc179028777 \h </w:instrText>
            </w:r>
            <w:r>
              <w:rPr>
                <w:noProof/>
                <w:webHidden/>
              </w:rPr>
            </w:r>
            <w:r>
              <w:rPr>
                <w:noProof/>
                <w:webHidden/>
              </w:rPr>
              <w:fldChar w:fldCharType="separate"/>
            </w:r>
            <w:r>
              <w:rPr>
                <w:noProof/>
                <w:webHidden/>
              </w:rPr>
              <w:t>19</w:t>
            </w:r>
            <w:r>
              <w:rPr>
                <w:noProof/>
                <w:webHidden/>
              </w:rPr>
              <w:fldChar w:fldCharType="end"/>
            </w:r>
          </w:hyperlink>
        </w:p>
        <w:p w:rsidR="00136A80" w:rsidRDefault="00136A80" w14:paraId="374ED4A9" w14:textId="71879529">
          <w:pPr>
            <w:pStyle w:val="TOC2"/>
            <w:tabs>
              <w:tab w:val="right" w:leader="dot" w:pos="9188"/>
            </w:tabs>
            <w:rPr>
              <w:noProof/>
              <w:kern w:val="2"/>
              <w:sz w:val="24"/>
              <w:szCs w:val="24"/>
              <w14:ligatures w14:val="standardContextual"/>
            </w:rPr>
          </w:pPr>
          <w:hyperlink w:history="1" w:anchor="_Toc179028778">
            <w:r w:rsidRPr="00ED0582">
              <w:rPr>
                <w:rStyle w:val="Hyperlink"/>
                <w:noProof/>
              </w:rPr>
              <w:t>7. Conclusions</w:t>
            </w:r>
            <w:r>
              <w:rPr>
                <w:noProof/>
                <w:webHidden/>
              </w:rPr>
              <w:tab/>
            </w:r>
            <w:r>
              <w:rPr>
                <w:noProof/>
                <w:webHidden/>
              </w:rPr>
              <w:fldChar w:fldCharType="begin"/>
            </w:r>
            <w:r>
              <w:rPr>
                <w:noProof/>
                <w:webHidden/>
              </w:rPr>
              <w:instrText xml:space="preserve"> PAGEREF _Toc179028778 \h </w:instrText>
            </w:r>
            <w:r>
              <w:rPr>
                <w:noProof/>
                <w:webHidden/>
              </w:rPr>
            </w:r>
            <w:r>
              <w:rPr>
                <w:noProof/>
                <w:webHidden/>
              </w:rPr>
              <w:fldChar w:fldCharType="separate"/>
            </w:r>
            <w:r>
              <w:rPr>
                <w:noProof/>
                <w:webHidden/>
              </w:rPr>
              <w:t>20</w:t>
            </w:r>
            <w:r>
              <w:rPr>
                <w:noProof/>
                <w:webHidden/>
              </w:rPr>
              <w:fldChar w:fldCharType="end"/>
            </w:r>
          </w:hyperlink>
        </w:p>
        <w:p w:rsidR="00136A80" w:rsidRDefault="00136A80" w14:paraId="6641362D" w14:textId="1AEE7EC8">
          <w:pPr>
            <w:pStyle w:val="TOC2"/>
            <w:tabs>
              <w:tab w:val="right" w:leader="dot" w:pos="9188"/>
            </w:tabs>
            <w:rPr>
              <w:noProof/>
              <w:kern w:val="2"/>
              <w:sz w:val="24"/>
              <w:szCs w:val="24"/>
              <w14:ligatures w14:val="standardContextual"/>
            </w:rPr>
          </w:pPr>
          <w:hyperlink w:history="1" w:anchor="_Toc179028779">
            <w:r w:rsidRPr="00ED0582">
              <w:rPr>
                <w:rStyle w:val="Hyperlink"/>
                <w:rFonts w:cs="Arial"/>
                <w:noProof/>
              </w:rPr>
              <w:t>8.References</w:t>
            </w:r>
            <w:r>
              <w:rPr>
                <w:noProof/>
                <w:webHidden/>
              </w:rPr>
              <w:tab/>
            </w:r>
            <w:r>
              <w:rPr>
                <w:noProof/>
                <w:webHidden/>
              </w:rPr>
              <w:fldChar w:fldCharType="begin"/>
            </w:r>
            <w:r>
              <w:rPr>
                <w:noProof/>
                <w:webHidden/>
              </w:rPr>
              <w:instrText xml:space="preserve"> PAGEREF _Toc179028779 \h </w:instrText>
            </w:r>
            <w:r>
              <w:rPr>
                <w:noProof/>
                <w:webHidden/>
              </w:rPr>
            </w:r>
            <w:r>
              <w:rPr>
                <w:noProof/>
                <w:webHidden/>
              </w:rPr>
              <w:fldChar w:fldCharType="separate"/>
            </w:r>
            <w:r>
              <w:rPr>
                <w:noProof/>
                <w:webHidden/>
              </w:rPr>
              <w:t>20</w:t>
            </w:r>
            <w:r>
              <w:rPr>
                <w:noProof/>
                <w:webHidden/>
              </w:rPr>
              <w:fldChar w:fldCharType="end"/>
            </w:r>
          </w:hyperlink>
        </w:p>
        <w:p w:rsidR="00136A80" w:rsidRDefault="00136A80" w14:paraId="6EC853EE" w14:textId="1C86A662">
          <w:pPr>
            <w:pStyle w:val="TOC2"/>
            <w:tabs>
              <w:tab w:val="right" w:leader="dot" w:pos="9188"/>
            </w:tabs>
            <w:rPr>
              <w:noProof/>
              <w:kern w:val="2"/>
              <w:sz w:val="24"/>
              <w:szCs w:val="24"/>
              <w14:ligatures w14:val="standardContextual"/>
            </w:rPr>
          </w:pPr>
          <w:hyperlink w:history="1" w:anchor="_Toc179028780">
            <w:r w:rsidRPr="00ED0582">
              <w:rPr>
                <w:rStyle w:val="Hyperlink"/>
                <w:noProof/>
              </w:rPr>
              <w:t>9. Appendix</w:t>
            </w:r>
            <w:r>
              <w:rPr>
                <w:noProof/>
                <w:webHidden/>
              </w:rPr>
              <w:tab/>
            </w:r>
            <w:r>
              <w:rPr>
                <w:noProof/>
                <w:webHidden/>
              </w:rPr>
              <w:fldChar w:fldCharType="begin"/>
            </w:r>
            <w:r>
              <w:rPr>
                <w:noProof/>
                <w:webHidden/>
              </w:rPr>
              <w:instrText xml:space="preserve"> PAGEREF _Toc179028780 \h </w:instrText>
            </w:r>
            <w:r>
              <w:rPr>
                <w:noProof/>
                <w:webHidden/>
              </w:rPr>
            </w:r>
            <w:r>
              <w:rPr>
                <w:noProof/>
                <w:webHidden/>
              </w:rPr>
              <w:fldChar w:fldCharType="separate"/>
            </w:r>
            <w:r>
              <w:rPr>
                <w:noProof/>
                <w:webHidden/>
              </w:rPr>
              <w:t>21</w:t>
            </w:r>
            <w:r>
              <w:rPr>
                <w:noProof/>
                <w:webHidden/>
              </w:rPr>
              <w:fldChar w:fldCharType="end"/>
            </w:r>
          </w:hyperlink>
        </w:p>
        <w:p w:rsidRPr="0093718C" w:rsidR="00191D89" w:rsidRDefault="00191D89" w14:paraId="25BB066C" w14:textId="1648CDC5">
          <w:r w:rsidRPr="0093718C">
            <w:rPr>
              <w:b/>
              <w:bCs/>
            </w:rPr>
            <w:fldChar w:fldCharType="end"/>
          </w:r>
        </w:p>
      </w:sdtContent>
    </w:sdt>
    <w:p w:rsidRPr="0093718C" w:rsidR="00537D0C" w:rsidP="00482321" w:rsidRDefault="00537D0C" w14:paraId="50D5E5C8" w14:textId="77777777">
      <w:pPr>
        <w:spacing w:line="360" w:lineRule="auto"/>
        <w:rPr>
          <w:rFonts w:ascii="Arial" w:hAnsi="Arial" w:cs="Arial"/>
          <w:sz w:val="22"/>
          <w:szCs w:val="22"/>
        </w:rPr>
      </w:pPr>
    </w:p>
    <w:p w:rsidRPr="0093718C" w:rsidR="007149CA" w:rsidP="00482321" w:rsidRDefault="007149CA" w14:paraId="4A4BBA4A" w14:textId="77777777">
      <w:pPr>
        <w:spacing w:line="360" w:lineRule="auto"/>
        <w:rPr>
          <w:rFonts w:ascii="Arial" w:hAnsi="Arial" w:cs="Arial"/>
          <w:sz w:val="22"/>
          <w:szCs w:val="22"/>
        </w:rPr>
      </w:pPr>
    </w:p>
    <w:p w:rsidRPr="0093718C" w:rsidR="007149CA" w:rsidP="00482321" w:rsidRDefault="007149CA" w14:paraId="0EDFF8DB" w14:textId="77777777">
      <w:pPr>
        <w:spacing w:line="360" w:lineRule="auto"/>
        <w:rPr>
          <w:rFonts w:ascii="Arial" w:hAnsi="Arial" w:cs="Arial"/>
          <w:sz w:val="22"/>
          <w:szCs w:val="22"/>
        </w:rPr>
      </w:pPr>
    </w:p>
    <w:p w:rsidRPr="0093718C" w:rsidR="007149CA" w:rsidP="00482321" w:rsidRDefault="007149CA" w14:paraId="12F09378" w14:textId="77777777">
      <w:pPr>
        <w:spacing w:line="360" w:lineRule="auto"/>
        <w:rPr>
          <w:rFonts w:ascii="Arial" w:hAnsi="Arial" w:cs="Arial"/>
          <w:sz w:val="22"/>
          <w:szCs w:val="22"/>
        </w:rPr>
      </w:pPr>
    </w:p>
    <w:p w:rsidRPr="0093718C" w:rsidR="007149CA" w:rsidP="00482321" w:rsidRDefault="007149CA" w14:paraId="2C9BAACF" w14:textId="77777777">
      <w:pPr>
        <w:spacing w:line="360" w:lineRule="auto"/>
        <w:rPr>
          <w:rFonts w:ascii="Arial" w:hAnsi="Arial" w:cs="Arial"/>
          <w:sz w:val="22"/>
          <w:szCs w:val="22"/>
        </w:rPr>
      </w:pPr>
    </w:p>
    <w:p w:rsidRPr="0093718C" w:rsidR="007149CA" w:rsidP="00482321" w:rsidRDefault="007149CA" w14:paraId="50B6D739" w14:textId="77777777">
      <w:pPr>
        <w:spacing w:line="360" w:lineRule="auto"/>
        <w:rPr>
          <w:rFonts w:ascii="Arial" w:hAnsi="Arial" w:cs="Arial"/>
          <w:sz w:val="22"/>
          <w:szCs w:val="22"/>
        </w:rPr>
      </w:pPr>
    </w:p>
    <w:p w:rsidRPr="0093718C" w:rsidR="007149CA" w:rsidP="00482321" w:rsidRDefault="007149CA" w14:paraId="79999F59" w14:textId="77777777">
      <w:pPr>
        <w:spacing w:line="360" w:lineRule="auto"/>
        <w:rPr>
          <w:rFonts w:ascii="Arial" w:hAnsi="Arial" w:cs="Arial"/>
          <w:sz w:val="22"/>
          <w:szCs w:val="22"/>
        </w:rPr>
      </w:pPr>
    </w:p>
    <w:p w:rsidRPr="0093718C" w:rsidR="007149CA" w:rsidP="00482321" w:rsidRDefault="007149CA" w14:paraId="4DE65B7A" w14:textId="77777777">
      <w:pPr>
        <w:spacing w:line="360" w:lineRule="auto"/>
        <w:rPr>
          <w:rFonts w:ascii="Arial" w:hAnsi="Arial" w:cs="Arial"/>
          <w:sz w:val="22"/>
          <w:szCs w:val="22"/>
        </w:rPr>
      </w:pPr>
    </w:p>
    <w:p w:rsidRPr="0093718C" w:rsidR="007149CA" w:rsidP="00482321" w:rsidRDefault="007149CA" w14:paraId="65BA3EA7" w14:textId="77777777">
      <w:pPr>
        <w:spacing w:line="360" w:lineRule="auto"/>
        <w:rPr>
          <w:rFonts w:ascii="Arial" w:hAnsi="Arial" w:cs="Arial"/>
          <w:sz w:val="22"/>
          <w:szCs w:val="22"/>
        </w:rPr>
      </w:pPr>
    </w:p>
    <w:p w:rsidRPr="0093718C" w:rsidR="00F603E9" w:rsidP="00482321" w:rsidRDefault="00F603E9" w14:paraId="5A0B1921" w14:textId="48AB7DE7">
      <w:pPr>
        <w:pStyle w:val="Heading2"/>
        <w:spacing w:line="360" w:lineRule="auto"/>
        <w:rPr>
          <w:rFonts w:cs="Arial"/>
          <w:sz w:val="24"/>
          <w:szCs w:val="24"/>
        </w:rPr>
      </w:pPr>
      <w:bookmarkStart w:name="_Toc179028761" w:id="0"/>
      <w:r w:rsidRPr="0093718C">
        <w:rPr>
          <w:rFonts w:cs="Arial"/>
          <w:sz w:val="24"/>
          <w:szCs w:val="24"/>
        </w:rPr>
        <w:lastRenderedPageBreak/>
        <w:t>Abstract</w:t>
      </w:r>
      <w:bookmarkEnd w:id="0"/>
    </w:p>
    <w:p w:rsidRPr="0093718C" w:rsidR="004B25FB" w:rsidP="00482321" w:rsidRDefault="004B25FB" w14:paraId="2FFBB719" w14:textId="29A6AB55">
      <w:pPr>
        <w:spacing w:line="360" w:lineRule="auto"/>
        <w:rPr>
          <w:rFonts w:ascii="Arial" w:hAnsi="Arial" w:cs="Arial"/>
          <w:i/>
          <w:iCs/>
          <w:sz w:val="22"/>
          <w:szCs w:val="22"/>
        </w:rPr>
      </w:pPr>
      <w:r w:rsidRPr="0093718C">
        <w:rPr>
          <w:rFonts w:ascii="Arial" w:hAnsi="Arial" w:cs="Arial"/>
          <w:i/>
          <w:iCs/>
          <w:sz w:val="22"/>
          <w:szCs w:val="22"/>
        </w:rPr>
        <w:t xml:space="preserve">In the ever-evolving fashion industry, the ability to analyze and translate clothing styles into structured data has become pivotal for both luxury and retail brands. This paper presents an end-to-end AI-powered framework that leverages generative AI (Gen AI) and machine learning to transform unstructured fashion data into actionable insights. By scraping data from major fashion brands, we deploy large language models (LLMs) to generate product descriptions and structure data from both text and images. This structured data is then stored in a SQL database and utilized to develop two key use cases: (1) a recommendation system that suggests </w:t>
      </w:r>
      <w:r w:rsidRPr="0093718C" w:rsidR="7466DB53">
        <w:rPr>
          <w:rFonts w:ascii="Arial" w:hAnsi="Arial" w:cs="Arial"/>
          <w:i/>
          <w:iCs/>
          <w:sz w:val="22"/>
          <w:szCs w:val="22"/>
        </w:rPr>
        <w:t>comparable</w:t>
      </w:r>
      <w:r w:rsidRPr="0093718C">
        <w:rPr>
          <w:rFonts w:ascii="Arial" w:hAnsi="Arial" w:cs="Arial"/>
          <w:i/>
          <w:iCs/>
          <w:sz w:val="22"/>
          <w:szCs w:val="22"/>
        </w:rPr>
        <w:t xml:space="preserve"> items across luxury and retail brands, and (2) a semantic similarity analysis to identify patterns and potential </w:t>
      </w:r>
      <w:r w:rsidRPr="0093718C" w:rsidR="00577FF2">
        <w:rPr>
          <w:rFonts w:ascii="Arial" w:hAnsi="Arial" w:cs="Arial"/>
          <w:i/>
          <w:iCs/>
          <w:sz w:val="22"/>
          <w:szCs w:val="22"/>
        </w:rPr>
        <w:t>similarities</w:t>
      </w:r>
      <w:r w:rsidRPr="0093718C">
        <w:rPr>
          <w:rFonts w:ascii="Arial" w:hAnsi="Arial" w:cs="Arial"/>
          <w:i/>
          <w:iCs/>
          <w:sz w:val="22"/>
          <w:szCs w:val="22"/>
        </w:rPr>
        <w:t xml:space="preserve"> between luxury and retail products.</w:t>
      </w:r>
    </w:p>
    <w:p w:rsidRPr="0093718C" w:rsidR="004B25FB" w:rsidP="00482321" w:rsidRDefault="004B25FB" w14:paraId="66AC029C" w14:textId="77777777">
      <w:pPr>
        <w:spacing w:line="360" w:lineRule="auto"/>
        <w:rPr>
          <w:rFonts w:ascii="Arial" w:hAnsi="Arial" w:cs="Arial"/>
          <w:i/>
          <w:iCs/>
          <w:sz w:val="22"/>
          <w:szCs w:val="22"/>
        </w:rPr>
      </w:pPr>
      <w:r w:rsidRPr="0093718C">
        <w:rPr>
          <w:rFonts w:ascii="Arial" w:hAnsi="Arial" w:cs="Arial"/>
          <w:i/>
          <w:iCs/>
          <w:sz w:val="22"/>
          <w:szCs w:val="22"/>
        </w:rPr>
        <w:t>The paper also explores the application of embedding models and AI techniques, such as cosine similarity and hierarchical clustering, to define and compare clothing styles. Using machine learning algorithms, we further classify brands, determine key differentiating features, and uncover stylistic trends. This research offers a comprehensive approach to leveraging AI in fashion, providing insights into how unstructured data can be systematically transformed to enhance product discovery and innovation in the industry.</w:t>
      </w:r>
    </w:p>
    <w:p w:rsidRPr="0093718C" w:rsidR="004B25FB" w:rsidP="00482321" w:rsidRDefault="004B25FB" w14:paraId="72C5EFF9" w14:textId="77777777">
      <w:pPr>
        <w:spacing w:line="360" w:lineRule="auto"/>
        <w:rPr>
          <w:rFonts w:ascii="Arial" w:hAnsi="Arial" w:cs="Arial"/>
          <w:sz w:val="22"/>
          <w:szCs w:val="22"/>
        </w:rPr>
      </w:pPr>
    </w:p>
    <w:p w:rsidRPr="0093718C" w:rsidR="00DF4A57" w:rsidP="00482321" w:rsidRDefault="00DF4A57" w14:paraId="7B455804" w14:textId="77777777">
      <w:pPr>
        <w:spacing w:line="360" w:lineRule="auto"/>
        <w:rPr>
          <w:rFonts w:ascii="Arial" w:hAnsi="Arial" w:cs="Arial"/>
          <w:sz w:val="22"/>
          <w:szCs w:val="22"/>
        </w:rPr>
      </w:pPr>
    </w:p>
    <w:p w:rsidRPr="0093718C" w:rsidR="00DF4A57" w:rsidP="00482321" w:rsidRDefault="00DF4A57" w14:paraId="17170D21" w14:textId="77777777">
      <w:pPr>
        <w:spacing w:line="360" w:lineRule="auto"/>
        <w:rPr>
          <w:rFonts w:ascii="Arial" w:hAnsi="Arial" w:cs="Arial"/>
          <w:sz w:val="22"/>
          <w:szCs w:val="22"/>
        </w:rPr>
      </w:pPr>
    </w:p>
    <w:p w:rsidRPr="0093718C" w:rsidR="00DF4A57" w:rsidP="00482321" w:rsidRDefault="00DF4A57" w14:paraId="4A3B7FF4" w14:textId="77777777">
      <w:pPr>
        <w:spacing w:line="360" w:lineRule="auto"/>
        <w:rPr>
          <w:rFonts w:ascii="Arial" w:hAnsi="Arial" w:cs="Arial"/>
          <w:sz w:val="22"/>
          <w:szCs w:val="22"/>
        </w:rPr>
      </w:pPr>
    </w:p>
    <w:p w:rsidRPr="0093718C" w:rsidR="00DF4A57" w:rsidP="00482321" w:rsidRDefault="00DF4A57" w14:paraId="631748E1" w14:textId="77777777">
      <w:pPr>
        <w:spacing w:line="360" w:lineRule="auto"/>
        <w:rPr>
          <w:rFonts w:ascii="Arial" w:hAnsi="Arial" w:cs="Arial"/>
          <w:sz w:val="22"/>
          <w:szCs w:val="22"/>
        </w:rPr>
      </w:pPr>
    </w:p>
    <w:p w:rsidRPr="0093718C" w:rsidR="00DF4A57" w:rsidP="00482321" w:rsidRDefault="00DF4A57" w14:paraId="492E4CD1" w14:textId="77777777">
      <w:pPr>
        <w:spacing w:line="360" w:lineRule="auto"/>
        <w:rPr>
          <w:rFonts w:ascii="Arial" w:hAnsi="Arial" w:cs="Arial"/>
          <w:sz w:val="22"/>
          <w:szCs w:val="22"/>
        </w:rPr>
      </w:pPr>
    </w:p>
    <w:p w:rsidRPr="0093718C" w:rsidR="00DF4A57" w:rsidP="00482321" w:rsidRDefault="00DF4A57" w14:paraId="74E3D805" w14:textId="77777777">
      <w:pPr>
        <w:spacing w:line="360" w:lineRule="auto"/>
        <w:rPr>
          <w:rFonts w:ascii="Arial" w:hAnsi="Arial" w:cs="Arial"/>
          <w:sz w:val="22"/>
          <w:szCs w:val="22"/>
        </w:rPr>
      </w:pPr>
    </w:p>
    <w:p w:rsidRPr="0093718C" w:rsidR="00DF4A57" w:rsidP="00482321" w:rsidRDefault="00DF4A57" w14:paraId="34A342A0" w14:textId="77777777">
      <w:pPr>
        <w:spacing w:line="360" w:lineRule="auto"/>
        <w:rPr>
          <w:rFonts w:ascii="Arial" w:hAnsi="Arial" w:cs="Arial"/>
          <w:sz w:val="22"/>
          <w:szCs w:val="22"/>
        </w:rPr>
      </w:pPr>
    </w:p>
    <w:p w:rsidRPr="0093718C" w:rsidR="00DF4A57" w:rsidP="00482321" w:rsidRDefault="00DF4A57" w14:paraId="7622796C" w14:textId="77777777">
      <w:pPr>
        <w:spacing w:line="360" w:lineRule="auto"/>
        <w:rPr>
          <w:rFonts w:ascii="Arial" w:hAnsi="Arial" w:cs="Arial"/>
          <w:sz w:val="22"/>
          <w:szCs w:val="22"/>
        </w:rPr>
      </w:pPr>
    </w:p>
    <w:p w:rsidRPr="0093718C" w:rsidR="00DF4A57" w:rsidP="00482321" w:rsidRDefault="00DF4A57" w14:paraId="7056E2EF" w14:textId="77777777">
      <w:pPr>
        <w:spacing w:line="360" w:lineRule="auto"/>
        <w:rPr>
          <w:rFonts w:ascii="Arial" w:hAnsi="Arial" w:cs="Arial"/>
          <w:sz w:val="22"/>
          <w:szCs w:val="22"/>
        </w:rPr>
      </w:pPr>
    </w:p>
    <w:p w:rsidR="009D22E2" w:rsidP="00482321" w:rsidRDefault="009D22E2" w14:paraId="71466A99" w14:textId="77777777">
      <w:pPr>
        <w:spacing w:line="360" w:lineRule="auto"/>
        <w:rPr>
          <w:rFonts w:ascii="Arial" w:hAnsi="Arial" w:cs="Arial"/>
          <w:sz w:val="22"/>
          <w:szCs w:val="22"/>
        </w:rPr>
      </w:pPr>
    </w:p>
    <w:p w:rsidRPr="0093718C" w:rsidR="009D22E2" w:rsidP="00482321" w:rsidRDefault="009D22E2" w14:paraId="5B22342A" w14:textId="77777777">
      <w:pPr>
        <w:spacing w:line="360" w:lineRule="auto"/>
        <w:rPr>
          <w:rFonts w:ascii="Arial" w:hAnsi="Arial" w:cs="Arial"/>
          <w:sz w:val="22"/>
          <w:szCs w:val="22"/>
        </w:rPr>
      </w:pPr>
    </w:p>
    <w:p w:rsidRPr="0093718C" w:rsidR="00DF4A57" w:rsidP="00482321" w:rsidRDefault="00DF4A57" w14:paraId="7F50E409" w14:textId="77777777">
      <w:pPr>
        <w:spacing w:line="360" w:lineRule="auto"/>
        <w:rPr>
          <w:rFonts w:ascii="Arial" w:hAnsi="Arial" w:cs="Arial"/>
          <w:sz w:val="22"/>
          <w:szCs w:val="22"/>
        </w:rPr>
      </w:pPr>
    </w:p>
    <w:p w:rsidRPr="0093718C" w:rsidR="00F603E9" w:rsidP="00482321" w:rsidRDefault="00592CE5" w14:paraId="007D1605" w14:textId="4A989528">
      <w:pPr>
        <w:pStyle w:val="Heading2"/>
        <w:spacing w:line="360" w:lineRule="auto"/>
        <w:jc w:val="left"/>
        <w:rPr>
          <w:rFonts w:cs="Arial"/>
          <w:sz w:val="24"/>
          <w:szCs w:val="24"/>
        </w:rPr>
      </w:pPr>
      <w:bookmarkStart w:name="_Toc179028762" w:id="1"/>
      <w:r w:rsidRPr="0093718C">
        <w:rPr>
          <w:rFonts w:cs="Arial"/>
          <w:sz w:val="24"/>
          <w:szCs w:val="24"/>
        </w:rPr>
        <w:lastRenderedPageBreak/>
        <w:t xml:space="preserve">1. </w:t>
      </w:r>
      <w:r w:rsidRPr="0093718C" w:rsidR="00F603E9">
        <w:rPr>
          <w:rFonts w:cs="Arial"/>
          <w:sz w:val="24"/>
          <w:szCs w:val="24"/>
        </w:rPr>
        <w:t>Introduction</w:t>
      </w:r>
      <w:bookmarkEnd w:id="1"/>
    </w:p>
    <w:p w:rsidRPr="0093718C" w:rsidR="00F158E9" w:rsidP="00482321" w:rsidRDefault="00F158E9" w14:paraId="5E949981" w14:textId="77777777">
      <w:pPr>
        <w:spacing w:line="360" w:lineRule="auto"/>
        <w:rPr>
          <w:rFonts w:ascii="Arial" w:hAnsi="Arial" w:cs="Arial"/>
          <w:sz w:val="22"/>
          <w:szCs w:val="22"/>
        </w:rPr>
      </w:pPr>
      <w:r w:rsidRPr="0093718C">
        <w:rPr>
          <w:rFonts w:ascii="Arial" w:hAnsi="Arial" w:cs="Arial"/>
          <w:sz w:val="22"/>
          <w:szCs w:val="22"/>
        </w:rPr>
        <w:t>In today’s fast-paced fashion industry, brands are under constant pressure to innovate and adapt to evolving trends. Both luxury and retail brands must continuously analyze market demands and respond with products that resonate with their audience. However, the vast amount of unstructured data available—ranging from images to text descriptions on websites—makes it challenging to systematically extract meaningful insights regarding fashion styles. The unstructured nature of this data complicates efforts to understand patterns in design, style differentiation, and the extent of stylistic similarities or influence between competing brands.</w:t>
      </w:r>
    </w:p>
    <w:p w:rsidRPr="0093718C" w:rsidR="00F158E9" w:rsidP="00482321" w:rsidRDefault="00F158E9" w14:paraId="05D1CFB2" w14:textId="77777777">
      <w:pPr>
        <w:spacing w:line="360" w:lineRule="auto"/>
        <w:rPr>
          <w:rFonts w:ascii="Arial" w:hAnsi="Arial" w:cs="Arial"/>
          <w:sz w:val="22"/>
          <w:szCs w:val="22"/>
        </w:rPr>
      </w:pPr>
      <w:r w:rsidRPr="0093718C">
        <w:rPr>
          <w:rFonts w:ascii="Arial" w:hAnsi="Arial" w:cs="Arial"/>
          <w:sz w:val="22"/>
          <w:szCs w:val="22"/>
        </w:rPr>
        <w:t>Recent advancements in artificial intelligence (AI), particularly in large language models (LLMs), offer a new pathway to addressing this challenge. LLMs have shown significant potential in transforming unstructured data into structured formats, enabling more nuanced analysis of fashion products. By analyzing product images and text, LLMs can identify and describe key stylistic characteristics such as fit, material, formality, seasonality, colors, texture, transparency, embellishments, shape, length, fabric fluidity, weight, breathability, occasion suitability, sleeve style, neckline, collar style, patterns, pocket presence and placement, and lapel style. This structuring process forms the foundation for deeper analysis and comparison of fashion styles across brands.</w:t>
      </w:r>
    </w:p>
    <w:p w:rsidRPr="0093718C" w:rsidR="00F158E9" w:rsidP="00482321" w:rsidRDefault="00F158E9" w14:paraId="5D198D5E" w14:textId="030A6DE0">
      <w:pPr>
        <w:spacing w:line="360" w:lineRule="auto"/>
        <w:rPr>
          <w:rFonts w:ascii="Arial" w:hAnsi="Arial" w:cs="Arial"/>
          <w:sz w:val="22"/>
          <w:szCs w:val="22"/>
        </w:rPr>
      </w:pPr>
      <w:r w:rsidRPr="0093718C">
        <w:rPr>
          <w:rFonts w:ascii="Arial" w:hAnsi="Arial" w:cs="Arial"/>
          <w:sz w:val="22"/>
          <w:szCs w:val="22"/>
        </w:rPr>
        <w:t xml:space="preserve">In this paper, we present an end-to-end framework that leverages AI and machine learning to transform unstructured fashion data into structured insights. By scraping product data from </w:t>
      </w:r>
      <w:r w:rsidRPr="0093718C" w:rsidR="006E6E64">
        <w:rPr>
          <w:rFonts w:ascii="Arial" w:hAnsi="Arial" w:cs="Arial"/>
          <w:sz w:val="22"/>
          <w:szCs w:val="22"/>
        </w:rPr>
        <w:t xml:space="preserve">two </w:t>
      </w:r>
      <w:r w:rsidRPr="0093718C">
        <w:rPr>
          <w:rFonts w:ascii="Arial" w:hAnsi="Arial" w:cs="Arial"/>
          <w:sz w:val="22"/>
          <w:szCs w:val="22"/>
        </w:rPr>
        <w:t xml:space="preserve">luxury brands, and </w:t>
      </w:r>
      <w:r w:rsidRPr="0093718C" w:rsidR="006E6E64">
        <w:rPr>
          <w:rFonts w:ascii="Arial" w:hAnsi="Arial" w:cs="Arial"/>
          <w:sz w:val="22"/>
          <w:szCs w:val="22"/>
        </w:rPr>
        <w:t xml:space="preserve">two </w:t>
      </w:r>
      <w:r w:rsidRPr="0093718C">
        <w:rPr>
          <w:rFonts w:ascii="Arial" w:hAnsi="Arial" w:cs="Arial"/>
          <w:sz w:val="22"/>
          <w:szCs w:val="22"/>
        </w:rPr>
        <w:t xml:space="preserve">retail brands, we use LLMs to describe the intricate details of each product and store this structured data in </w:t>
      </w:r>
      <w:proofErr w:type="gramStart"/>
      <w:r w:rsidRPr="0093718C">
        <w:rPr>
          <w:rFonts w:ascii="Arial" w:hAnsi="Arial" w:cs="Arial"/>
          <w:sz w:val="22"/>
          <w:szCs w:val="22"/>
        </w:rPr>
        <w:t>a SQL</w:t>
      </w:r>
      <w:proofErr w:type="gramEnd"/>
      <w:r w:rsidRPr="0093718C">
        <w:rPr>
          <w:rFonts w:ascii="Arial" w:hAnsi="Arial" w:cs="Arial"/>
          <w:sz w:val="22"/>
          <w:szCs w:val="22"/>
        </w:rPr>
        <w:t xml:space="preserve"> database. This structured data enables two key use cases: (1) a recommendation model that suggests </w:t>
      </w:r>
      <w:r w:rsidRPr="0093718C" w:rsidR="234A354C">
        <w:rPr>
          <w:rFonts w:ascii="Arial" w:hAnsi="Arial" w:cs="Arial"/>
          <w:sz w:val="22"/>
          <w:szCs w:val="22"/>
        </w:rPr>
        <w:t>comparable</w:t>
      </w:r>
      <w:r w:rsidRPr="0093718C">
        <w:rPr>
          <w:rFonts w:ascii="Arial" w:hAnsi="Arial" w:cs="Arial"/>
          <w:sz w:val="22"/>
          <w:szCs w:val="22"/>
        </w:rPr>
        <w:t xml:space="preserve"> items across luxury and retail brands based on style characteristics, and (2) a semantic similarity analysis to identify stylistic influences between luxury and retail products.</w:t>
      </w:r>
    </w:p>
    <w:p w:rsidR="00F158E9" w:rsidP="00482321" w:rsidRDefault="00F158E9" w14:paraId="385147B5" w14:textId="77777777">
      <w:pPr>
        <w:spacing w:line="360" w:lineRule="auto"/>
        <w:rPr>
          <w:rFonts w:ascii="Arial" w:hAnsi="Arial" w:cs="Arial"/>
          <w:sz w:val="22"/>
          <w:szCs w:val="22"/>
        </w:rPr>
      </w:pPr>
      <w:r w:rsidRPr="0093718C">
        <w:rPr>
          <w:rFonts w:ascii="Arial" w:hAnsi="Arial" w:cs="Arial"/>
          <w:sz w:val="22"/>
          <w:szCs w:val="22"/>
        </w:rPr>
        <w:t>Through techniques such as cosine similarity, hierarchical clustering, and embedding models, we analyze and quantify the stylistic relationships between fashion items, offering a systematic approach to understanding style differentiation in the fashion industry. This research not only demonstrates the potential of AI to enhance fashion data analysis but also introduces new possibilities for innovation in product recommendation, style classification, and market trend analysis.</w:t>
      </w:r>
    </w:p>
    <w:p w:rsidRPr="0093718C" w:rsidR="00934B1F" w:rsidP="00482321" w:rsidRDefault="00934B1F" w14:paraId="7910AB3C" w14:textId="77777777">
      <w:pPr>
        <w:spacing w:line="360" w:lineRule="auto"/>
        <w:rPr>
          <w:rFonts w:ascii="Arial" w:hAnsi="Arial" w:cs="Arial"/>
          <w:sz w:val="22"/>
          <w:szCs w:val="22"/>
        </w:rPr>
      </w:pPr>
    </w:p>
    <w:p w:rsidRPr="0093718C" w:rsidR="00F158E9" w:rsidP="00482321" w:rsidRDefault="00F158E9" w14:paraId="564D2178" w14:textId="77777777">
      <w:pPr>
        <w:spacing w:line="360" w:lineRule="auto"/>
        <w:rPr>
          <w:rFonts w:ascii="Arial" w:hAnsi="Arial" w:cs="Arial"/>
          <w:sz w:val="22"/>
          <w:szCs w:val="22"/>
        </w:rPr>
      </w:pPr>
    </w:p>
    <w:p w:rsidRPr="0087545D" w:rsidR="211DAD21" w:rsidP="0087545D" w:rsidRDefault="00592CE5" w14:paraId="623F1CF5" w14:textId="6D80AE21">
      <w:pPr>
        <w:pStyle w:val="Heading2"/>
        <w:spacing w:line="360" w:lineRule="auto"/>
        <w:jc w:val="left"/>
        <w:rPr>
          <w:sz w:val="24"/>
          <w:szCs w:val="24"/>
        </w:rPr>
      </w:pPr>
      <w:bookmarkStart w:name="_Toc179028763" w:id="2"/>
      <w:r w:rsidRPr="0093718C">
        <w:rPr>
          <w:sz w:val="24"/>
          <w:szCs w:val="24"/>
        </w:rPr>
        <w:lastRenderedPageBreak/>
        <w:t xml:space="preserve">2. </w:t>
      </w:r>
      <w:r w:rsidRPr="0093718C" w:rsidR="00F603E9">
        <w:rPr>
          <w:sz w:val="24"/>
          <w:szCs w:val="24"/>
        </w:rPr>
        <w:t>Literature review</w:t>
      </w:r>
      <w:bookmarkEnd w:id="2"/>
    </w:p>
    <w:p w:rsidR="266869F7" w:rsidP="211DAD21" w:rsidRDefault="266869F7" w14:paraId="5BF4CF08" w14:textId="5EDB892A">
      <w:pPr>
        <w:rPr>
          <w:rFonts w:ascii="Arial" w:hAnsi="Arial" w:eastAsia="Arial" w:cs="Arial"/>
          <w:sz w:val="22"/>
          <w:szCs w:val="22"/>
        </w:rPr>
      </w:pPr>
      <w:r w:rsidRPr="211DAD21">
        <w:rPr>
          <w:rFonts w:ascii="Arial" w:hAnsi="Arial" w:eastAsia="Arial" w:cs="Arial"/>
          <w:sz w:val="22"/>
          <w:szCs w:val="22"/>
        </w:rPr>
        <w:t xml:space="preserve">In recent times, the fashion industry has undergone significant digital transformation, particularly in luxury and retail fashion. Innovative technologies are being adopted by brands in both industries more frequently to improve consumer </w:t>
      </w:r>
      <w:r w:rsidRPr="211DAD21" w:rsidR="00934B1F">
        <w:rPr>
          <w:rFonts w:ascii="Arial" w:hAnsi="Arial" w:eastAsia="Arial" w:cs="Arial"/>
          <w:sz w:val="22"/>
          <w:szCs w:val="22"/>
        </w:rPr>
        <w:t>experience</w:t>
      </w:r>
      <w:r w:rsidRPr="211DAD21">
        <w:rPr>
          <w:rFonts w:ascii="Arial" w:hAnsi="Arial" w:eastAsia="Arial" w:cs="Arial"/>
          <w:sz w:val="22"/>
          <w:szCs w:val="22"/>
        </w:rPr>
        <w:t xml:space="preserve"> and </w:t>
      </w:r>
      <w:r w:rsidRPr="211DAD21" w:rsidR="00934B1F">
        <w:rPr>
          <w:rFonts w:ascii="Arial" w:hAnsi="Arial" w:eastAsia="Arial" w:cs="Arial"/>
          <w:sz w:val="22"/>
          <w:szCs w:val="22"/>
        </w:rPr>
        <w:t>optimize</w:t>
      </w:r>
      <w:r w:rsidRPr="211DAD21">
        <w:rPr>
          <w:rFonts w:ascii="Arial" w:hAnsi="Arial" w:eastAsia="Arial" w:cs="Arial"/>
          <w:sz w:val="22"/>
          <w:szCs w:val="22"/>
        </w:rPr>
        <w:t xml:space="preserve"> operations. For example, high-end businesses have used cutting-edge technology to maintain their unique in-store experiences while providing </w:t>
      </w:r>
      <w:r w:rsidRPr="211DAD21" w:rsidR="00934B1F">
        <w:rPr>
          <w:rFonts w:ascii="Arial" w:hAnsi="Arial" w:eastAsia="Arial" w:cs="Arial"/>
          <w:sz w:val="22"/>
          <w:szCs w:val="22"/>
        </w:rPr>
        <w:t>individualized</w:t>
      </w:r>
      <w:r w:rsidRPr="211DAD21">
        <w:rPr>
          <w:rFonts w:ascii="Arial" w:hAnsi="Arial" w:eastAsia="Arial" w:cs="Arial"/>
          <w:sz w:val="22"/>
          <w:szCs w:val="22"/>
        </w:rPr>
        <w:t xml:space="preserve"> services that connect online and offline retail (McKinsey, 2024). With the help of these technologies, an environment that is more engaging and meets the expectations of exclusivity of consumers is created. Conversely, big data analytics </w:t>
      </w:r>
      <w:proofErr w:type="gramStart"/>
      <w:r w:rsidRPr="211DAD21">
        <w:rPr>
          <w:rFonts w:ascii="Arial" w:hAnsi="Arial" w:eastAsia="Arial" w:cs="Arial"/>
          <w:sz w:val="22"/>
          <w:szCs w:val="22"/>
        </w:rPr>
        <w:t>is</w:t>
      </w:r>
      <w:proofErr w:type="gramEnd"/>
      <w:r w:rsidRPr="211DAD21">
        <w:rPr>
          <w:rFonts w:ascii="Arial" w:hAnsi="Arial" w:eastAsia="Arial" w:cs="Arial"/>
          <w:sz w:val="22"/>
          <w:szCs w:val="22"/>
        </w:rPr>
        <w:t xml:space="preserve"> being used by retail firms, particularly those that follow fast-fashion business models, to forecast market trends and customer preferences (Shi &amp; Liu, 2023). This change helps businesses to meet their ever-evolving demands for clothing more rapidly. Still, it has also made it harder for them to maintain a brand reputation when their designs resemble those of luxury labels (Shi &amp; Liu, 2023).</w:t>
      </w:r>
    </w:p>
    <w:p w:rsidR="266869F7" w:rsidP="211DAD21" w:rsidRDefault="266869F7" w14:paraId="328245B1" w14:textId="3D4CEC9A">
      <w:pPr>
        <w:rPr>
          <w:rFonts w:ascii="Arial" w:hAnsi="Arial" w:eastAsia="Arial" w:cs="Arial"/>
          <w:sz w:val="22"/>
          <w:szCs w:val="22"/>
        </w:rPr>
      </w:pPr>
      <w:r w:rsidRPr="211DAD21">
        <w:rPr>
          <w:rFonts w:ascii="Arial" w:hAnsi="Arial" w:eastAsia="Arial" w:cs="Arial"/>
          <w:sz w:val="22"/>
          <w:szCs w:val="22"/>
        </w:rPr>
        <w:t xml:space="preserve">The intersection of artificial intelligence (AI) and machine learning (ML) with fashion has resulted in several breakthroughs in how style and clothing designs are interpreted and classified. AI applications, particularly in the field of image recognition, have simplified fashion item classifiers that </w:t>
      </w:r>
      <w:r w:rsidRPr="211DAD21" w:rsidR="00863F68">
        <w:rPr>
          <w:rFonts w:ascii="Arial" w:hAnsi="Arial" w:eastAsia="Arial" w:cs="Arial"/>
          <w:sz w:val="22"/>
          <w:szCs w:val="22"/>
        </w:rPr>
        <w:t>utilize</w:t>
      </w:r>
      <w:r w:rsidRPr="211DAD21">
        <w:rPr>
          <w:rFonts w:ascii="Arial" w:hAnsi="Arial" w:eastAsia="Arial" w:cs="Arial"/>
          <w:sz w:val="22"/>
          <w:szCs w:val="22"/>
        </w:rPr>
        <w:t xml:space="preserve"> multi-feature fusion techniques. By employing many attributes including material, </w:t>
      </w:r>
      <w:r w:rsidRPr="211DAD21" w:rsidR="00863F68">
        <w:rPr>
          <w:rFonts w:ascii="Arial" w:hAnsi="Arial" w:eastAsia="Arial" w:cs="Arial"/>
          <w:sz w:val="22"/>
          <w:szCs w:val="22"/>
        </w:rPr>
        <w:t>color</w:t>
      </w:r>
      <w:r w:rsidRPr="211DAD21">
        <w:rPr>
          <w:rFonts w:ascii="Arial" w:hAnsi="Arial" w:eastAsia="Arial" w:cs="Arial"/>
          <w:sz w:val="22"/>
          <w:szCs w:val="22"/>
        </w:rPr>
        <w:t xml:space="preserve">, and pattern to provide thorough style classifications, this technique enables more complex fashion advice (Zhang &amp; He, 2021). Additionally, machine learning algorithms are being used to build new styles by learning from previous design trends and consumer preferences. These models are effective in predicting future trends in clothing </w:t>
      </w:r>
      <w:r w:rsidRPr="211DAD21" w:rsidR="63BA36C2">
        <w:rPr>
          <w:rFonts w:ascii="Arial" w:hAnsi="Arial" w:eastAsia="Arial" w:cs="Arial"/>
          <w:sz w:val="22"/>
          <w:szCs w:val="22"/>
        </w:rPr>
        <w:t>styles;</w:t>
      </w:r>
      <w:r w:rsidRPr="211DAD21">
        <w:rPr>
          <w:rFonts w:ascii="Arial" w:hAnsi="Arial" w:eastAsia="Arial" w:cs="Arial"/>
          <w:sz w:val="22"/>
          <w:szCs w:val="22"/>
        </w:rPr>
        <w:t xml:space="preserve"> </w:t>
      </w:r>
      <w:r w:rsidRPr="211DAD21" w:rsidR="6A3FCD9B">
        <w:rPr>
          <w:rFonts w:ascii="Arial" w:hAnsi="Arial" w:eastAsia="Arial" w:cs="Arial"/>
          <w:sz w:val="22"/>
          <w:szCs w:val="22"/>
        </w:rPr>
        <w:t>thus,</w:t>
      </w:r>
      <w:r w:rsidRPr="211DAD21">
        <w:rPr>
          <w:rFonts w:ascii="Arial" w:hAnsi="Arial" w:eastAsia="Arial" w:cs="Arial"/>
          <w:sz w:val="22"/>
          <w:szCs w:val="22"/>
        </w:rPr>
        <w:t xml:space="preserve"> fashion designers can learn valuable lessons from them (</w:t>
      </w:r>
      <w:proofErr w:type="spellStart"/>
      <w:r w:rsidRPr="211DAD21">
        <w:rPr>
          <w:rFonts w:ascii="Arial" w:hAnsi="Arial" w:eastAsia="Arial" w:cs="Arial"/>
          <w:sz w:val="22"/>
          <w:szCs w:val="22"/>
        </w:rPr>
        <w:t>Keydal</w:t>
      </w:r>
      <w:proofErr w:type="spellEnd"/>
      <w:r w:rsidRPr="211DAD21">
        <w:rPr>
          <w:rFonts w:ascii="Arial" w:hAnsi="Arial" w:eastAsia="Arial" w:cs="Arial"/>
          <w:sz w:val="22"/>
          <w:szCs w:val="22"/>
        </w:rPr>
        <w:t xml:space="preserve"> &amp; </w:t>
      </w:r>
      <w:proofErr w:type="spellStart"/>
      <w:r w:rsidRPr="211DAD21">
        <w:rPr>
          <w:rFonts w:ascii="Arial" w:hAnsi="Arial" w:eastAsia="Arial" w:cs="Arial"/>
          <w:sz w:val="22"/>
          <w:szCs w:val="22"/>
        </w:rPr>
        <w:t>Oymak</w:t>
      </w:r>
      <w:proofErr w:type="spellEnd"/>
      <w:r w:rsidRPr="211DAD21">
        <w:rPr>
          <w:rFonts w:ascii="Arial" w:hAnsi="Arial" w:eastAsia="Arial" w:cs="Arial"/>
          <w:sz w:val="22"/>
          <w:szCs w:val="22"/>
        </w:rPr>
        <w:t>, 2020).</w:t>
      </w:r>
    </w:p>
    <w:p w:rsidR="266869F7" w:rsidP="211DAD21" w:rsidRDefault="266869F7" w14:paraId="3FD9B3E6" w14:textId="14FB8645">
      <w:pPr>
        <w:rPr>
          <w:rFonts w:ascii="Arial" w:hAnsi="Arial" w:eastAsia="Arial" w:cs="Arial"/>
          <w:sz w:val="22"/>
          <w:szCs w:val="22"/>
        </w:rPr>
      </w:pPr>
      <w:r w:rsidRPr="211DAD21">
        <w:rPr>
          <w:rFonts w:ascii="Arial" w:hAnsi="Arial" w:eastAsia="Arial" w:cs="Arial"/>
          <w:sz w:val="22"/>
          <w:szCs w:val="22"/>
        </w:rPr>
        <w:t xml:space="preserve">Today, generative artificial intelligence is an essential tool for the fashion industry's creative processes. Companies can experiment with novel materials, create virtual apparel, and even use style embedding to anticipate consumer preferences with the aid of generative models (Zhang et al., 2023). Artificial intelligence (AI) models are trained to examine vast collections of clothing photos and associated characteristics to identify patterns that </w:t>
      </w:r>
      <w:r w:rsidRPr="211DAD21" w:rsidR="00863F68">
        <w:rPr>
          <w:rFonts w:ascii="Arial" w:hAnsi="Arial" w:eastAsia="Arial" w:cs="Arial"/>
          <w:sz w:val="22"/>
          <w:szCs w:val="22"/>
        </w:rPr>
        <w:t>characterize</w:t>
      </w:r>
      <w:r w:rsidRPr="211DAD21">
        <w:rPr>
          <w:rFonts w:ascii="Arial" w:hAnsi="Arial" w:eastAsia="Arial" w:cs="Arial"/>
          <w:sz w:val="22"/>
          <w:szCs w:val="22"/>
        </w:rPr>
        <w:t xml:space="preserve"> various designs. The design process is thus made more inventive and efficient by these models' proposals for fresh styles or arrangements of apparel components that complement a certain brand's image (</w:t>
      </w:r>
      <w:proofErr w:type="spellStart"/>
      <w:r w:rsidRPr="211DAD21">
        <w:rPr>
          <w:rFonts w:ascii="Arial" w:hAnsi="Arial" w:eastAsia="Arial" w:cs="Arial"/>
          <w:sz w:val="22"/>
          <w:szCs w:val="22"/>
        </w:rPr>
        <w:t>Hananto</w:t>
      </w:r>
      <w:proofErr w:type="spellEnd"/>
      <w:r w:rsidRPr="211DAD21">
        <w:rPr>
          <w:rFonts w:ascii="Arial" w:hAnsi="Arial" w:eastAsia="Arial" w:cs="Arial"/>
          <w:sz w:val="22"/>
          <w:szCs w:val="22"/>
        </w:rPr>
        <w:t xml:space="preserve"> &amp; Kim, 2020).</w:t>
      </w:r>
    </w:p>
    <w:p w:rsidR="266869F7" w:rsidP="211DAD21" w:rsidRDefault="266869F7" w14:paraId="3E0BD66D" w14:textId="4A169EF8">
      <w:pPr>
        <w:rPr>
          <w:rFonts w:ascii="Arial" w:hAnsi="Arial" w:eastAsia="Arial" w:cs="Arial"/>
          <w:sz w:val="22"/>
          <w:szCs w:val="22"/>
        </w:rPr>
      </w:pPr>
      <w:r w:rsidRPr="211DAD21">
        <w:rPr>
          <w:rFonts w:ascii="Arial" w:hAnsi="Arial" w:eastAsia="Arial" w:cs="Arial"/>
          <w:sz w:val="22"/>
          <w:szCs w:val="22"/>
        </w:rPr>
        <w:t xml:space="preserve">The significance of AI-based project recommendation tools has increased in addition to these industry-specific uses. These technologies create insights from fashion data by applying clustering and classification techniques. This allows brands to suggest products to customers based on their past purchases and tastes (Springer, 2020). Embedding models in fashion </w:t>
      </w:r>
      <w:r w:rsidRPr="211DAD21" w:rsidR="4D7476DE">
        <w:rPr>
          <w:rFonts w:ascii="Arial" w:hAnsi="Arial" w:eastAsia="Arial" w:cs="Arial"/>
          <w:sz w:val="22"/>
          <w:szCs w:val="22"/>
        </w:rPr>
        <w:t>helps</w:t>
      </w:r>
      <w:r w:rsidRPr="211DAD21">
        <w:rPr>
          <w:rFonts w:ascii="Arial" w:hAnsi="Arial" w:eastAsia="Arial" w:cs="Arial"/>
          <w:sz w:val="22"/>
          <w:szCs w:val="22"/>
        </w:rPr>
        <w:t xml:space="preserve"> map consumer preferences to specific design elements, making product</w:t>
      </w:r>
      <w:r w:rsidR="00F3382A">
        <w:rPr>
          <w:rFonts w:ascii="Arial" w:hAnsi="Arial" w:eastAsia="Arial" w:cs="Arial"/>
          <w:sz w:val="22"/>
          <w:szCs w:val="22"/>
        </w:rPr>
        <w:t xml:space="preserve"> </w:t>
      </w:r>
      <w:r w:rsidRPr="211DAD21">
        <w:rPr>
          <w:rFonts w:ascii="Arial" w:hAnsi="Arial" w:eastAsia="Arial" w:cs="Arial"/>
          <w:sz w:val="22"/>
          <w:szCs w:val="22"/>
        </w:rPr>
        <w:t>recommendations more personalized and enhancing the customer shopping experience (Zhang et al., 2023).</w:t>
      </w:r>
    </w:p>
    <w:p w:rsidR="266869F7" w:rsidP="211DAD21" w:rsidRDefault="266869F7" w14:paraId="3BBC1AE9" w14:textId="282A7386">
      <w:pPr>
        <w:rPr>
          <w:rFonts w:ascii="Arial" w:hAnsi="Arial" w:eastAsia="Arial" w:cs="Arial"/>
          <w:sz w:val="22"/>
          <w:szCs w:val="22"/>
        </w:rPr>
      </w:pPr>
      <w:r w:rsidRPr="211DAD21">
        <w:rPr>
          <w:rFonts w:ascii="Arial" w:hAnsi="Arial" w:eastAsia="Arial" w:cs="Arial"/>
          <w:sz w:val="22"/>
          <w:szCs w:val="22"/>
        </w:rPr>
        <w:t xml:space="preserve">AI’s influence extends well beyond the fashion industry, sparking innovation and enhancing efficiency across a multitude of sectors. AI in manufacturing improves workflows and lowers operating costs by </w:t>
      </w:r>
      <w:r w:rsidRPr="211DAD21" w:rsidR="000E31B8">
        <w:rPr>
          <w:rFonts w:ascii="Arial" w:hAnsi="Arial" w:eastAsia="Arial" w:cs="Arial"/>
          <w:sz w:val="22"/>
          <w:szCs w:val="22"/>
        </w:rPr>
        <w:t>utilizing</w:t>
      </w:r>
      <w:r w:rsidRPr="211DAD21">
        <w:rPr>
          <w:rFonts w:ascii="Arial" w:hAnsi="Arial" w:eastAsia="Arial" w:cs="Arial"/>
          <w:sz w:val="22"/>
          <w:szCs w:val="22"/>
        </w:rPr>
        <w:t xml:space="preserve"> smart automation and predictive analytics to improve production processes (Delphi, 2023). Remarkable progress is also being made by generative AI in domains including healthcare, cybersecurity, and finance, where it helps with vital functions </w:t>
      </w:r>
      <w:r w:rsidRPr="211DAD21">
        <w:rPr>
          <w:rFonts w:ascii="Arial" w:hAnsi="Arial" w:eastAsia="Arial" w:cs="Arial"/>
          <w:sz w:val="22"/>
          <w:szCs w:val="22"/>
        </w:rPr>
        <w:lastRenderedPageBreak/>
        <w:t>like fraud prevention, threat identification, and disease diagnosis (JMIR Medical Informatics, 2023). These breakthroughs demonstrate the broad applicability of AI and ML and demonstrate how these technologies have the potential to transform several industries by improving overall business outcomes, productivity, and precision.</w:t>
      </w:r>
    </w:p>
    <w:p w:rsidR="00413747" w:rsidP="000E31B8" w:rsidRDefault="266869F7" w14:paraId="17C1A894" w14:textId="7FA8B693">
      <w:pPr>
        <w:rPr>
          <w:rFonts w:ascii="Arial" w:hAnsi="Arial" w:eastAsia="Arial" w:cs="Arial"/>
          <w:sz w:val="22"/>
          <w:szCs w:val="22"/>
        </w:rPr>
      </w:pPr>
      <w:r w:rsidRPr="211DAD21">
        <w:rPr>
          <w:rFonts w:ascii="Arial" w:hAnsi="Arial" w:eastAsia="Arial" w:cs="Arial"/>
          <w:sz w:val="22"/>
          <w:szCs w:val="22"/>
        </w:rPr>
        <w:t xml:space="preserve">In </w:t>
      </w:r>
      <w:r w:rsidR="00A049C2">
        <w:rPr>
          <w:rFonts w:ascii="Arial" w:hAnsi="Arial" w:eastAsia="Arial" w:cs="Arial"/>
          <w:sz w:val="22"/>
          <w:szCs w:val="22"/>
        </w:rPr>
        <w:t>other words</w:t>
      </w:r>
      <w:r w:rsidRPr="211DAD21">
        <w:rPr>
          <w:rFonts w:ascii="Arial" w:hAnsi="Arial" w:eastAsia="Arial" w:cs="Arial"/>
          <w:sz w:val="22"/>
          <w:szCs w:val="22"/>
        </w:rPr>
        <w:t>, AI and ML are catalyzing a wave of innovation across both fashion and other industries. By adopting these advanced technologies, brands can refine their product lines and create personalized experiences that resonate with consumers. As AI continues to evolve, its influence on shaping the future of fashion and beyond will only grow, offering new opportunities to harness data-driven insights and unleash creative potential across industries.</w:t>
      </w:r>
    </w:p>
    <w:p w:rsidRPr="000E31B8" w:rsidR="000E31B8" w:rsidP="000E31B8" w:rsidRDefault="000E31B8" w14:paraId="3C6C2C43" w14:textId="77777777">
      <w:pPr>
        <w:rPr>
          <w:rFonts w:ascii="Arial" w:hAnsi="Arial" w:eastAsia="Arial" w:cs="Arial"/>
          <w:sz w:val="22"/>
          <w:szCs w:val="22"/>
        </w:rPr>
      </w:pPr>
    </w:p>
    <w:p w:rsidRPr="0093718C" w:rsidR="00F603E9" w:rsidP="00482321" w:rsidRDefault="00592CE5" w14:paraId="5C3EE153" w14:textId="6FC4A8AB">
      <w:pPr>
        <w:pStyle w:val="Heading2"/>
        <w:spacing w:line="360" w:lineRule="auto"/>
        <w:jc w:val="left"/>
        <w:rPr>
          <w:sz w:val="24"/>
          <w:szCs w:val="24"/>
        </w:rPr>
      </w:pPr>
      <w:bookmarkStart w:name="_Toc179028764" w:id="3"/>
      <w:r w:rsidRPr="0093718C">
        <w:rPr>
          <w:sz w:val="24"/>
          <w:szCs w:val="24"/>
        </w:rPr>
        <w:t xml:space="preserve">3. </w:t>
      </w:r>
      <w:r w:rsidRPr="0093718C" w:rsidR="00F603E9">
        <w:rPr>
          <w:sz w:val="24"/>
          <w:szCs w:val="24"/>
        </w:rPr>
        <w:t>Methodology</w:t>
      </w:r>
      <w:bookmarkEnd w:id="3"/>
    </w:p>
    <w:p w:rsidRPr="0093718C" w:rsidR="00046946" w:rsidP="00482321" w:rsidRDefault="00046946" w14:paraId="6DBBE8B8" w14:textId="2223FC0E">
      <w:pPr>
        <w:spacing w:line="360" w:lineRule="auto"/>
        <w:rPr>
          <w:rFonts w:ascii="Arial" w:hAnsi="Arial" w:cs="Arial"/>
          <w:sz w:val="22"/>
          <w:szCs w:val="22"/>
        </w:rPr>
      </w:pPr>
      <w:r w:rsidRPr="0093718C">
        <w:rPr>
          <w:rFonts w:ascii="Arial" w:hAnsi="Arial" w:cs="Arial"/>
          <w:sz w:val="22"/>
          <w:szCs w:val="22"/>
        </w:rPr>
        <w:t>This study implements an end-to-end AI-powered system for transforming unstructured fashion data into structured insights. Below, we outline the step-by-step process used in the pipeline</w:t>
      </w:r>
      <w:r w:rsidRPr="0093718C" w:rsidR="00DF4A57">
        <w:rPr>
          <w:rFonts w:ascii="Arial" w:hAnsi="Arial" w:cs="Arial"/>
          <w:sz w:val="22"/>
          <w:szCs w:val="22"/>
        </w:rPr>
        <w:t xml:space="preserve"> </w:t>
      </w:r>
      <w:r w:rsidRPr="0093718C" w:rsidR="00576367">
        <w:rPr>
          <w:rFonts w:ascii="Arial" w:hAnsi="Arial" w:cs="Arial"/>
          <w:sz w:val="22"/>
          <w:szCs w:val="22"/>
        </w:rPr>
        <w:t>(</w:t>
      </w:r>
      <w:r w:rsidR="0093718C">
        <w:rPr>
          <w:rFonts w:ascii="Arial" w:hAnsi="Arial" w:cs="Arial"/>
          <w:sz w:val="22"/>
          <w:szCs w:val="22"/>
        </w:rPr>
        <w:t>Figure 1</w:t>
      </w:r>
      <w:r w:rsidRPr="0093718C" w:rsidR="00576367">
        <w:rPr>
          <w:rFonts w:ascii="Arial" w:hAnsi="Arial" w:cs="Arial"/>
          <w:sz w:val="22"/>
          <w:szCs w:val="22"/>
        </w:rPr>
        <w:t>)</w:t>
      </w:r>
      <w:r w:rsidRPr="0093718C">
        <w:rPr>
          <w:rFonts w:ascii="Arial" w:hAnsi="Arial" w:cs="Arial"/>
          <w:sz w:val="22"/>
          <w:szCs w:val="22"/>
        </w:rPr>
        <w:t>.</w:t>
      </w:r>
    </w:p>
    <w:p w:rsidRPr="0093718C" w:rsidR="00576367" w:rsidP="00576367" w:rsidRDefault="002F04F1" w14:paraId="08807375" w14:textId="77777777">
      <w:pPr>
        <w:keepNext/>
        <w:spacing w:line="360" w:lineRule="auto"/>
      </w:pPr>
      <w:r w:rsidRPr="0093718C">
        <w:rPr>
          <w:rFonts w:ascii="Arial" w:hAnsi="Arial" w:cs="Arial"/>
          <w:noProof/>
          <w:sz w:val="22"/>
          <w:szCs w:val="22"/>
        </w:rPr>
        <w:drawing>
          <wp:inline distT="0" distB="0" distL="0" distR="0" wp14:anchorId="1863855E" wp14:editId="79D46F53">
            <wp:extent cx="5400040" cy="1188085"/>
            <wp:effectExtent l="0" t="0" r="0" b="0"/>
            <wp:docPr id="5140849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84955" name="Picture 1" descr="A diagram of a diagram&#10;&#10;Description automatically generated"/>
                    <pic:cNvPicPr/>
                  </pic:nvPicPr>
                  <pic:blipFill>
                    <a:blip r:embed="rId11"/>
                    <a:stretch>
                      <a:fillRect/>
                    </a:stretch>
                  </pic:blipFill>
                  <pic:spPr>
                    <a:xfrm>
                      <a:off x="0" y="0"/>
                      <a:ext cx="5400040" cy="1188085"/>
                    </a:xfrm>
                    <a:prstGeom prst="rect">
                      <a:avLst/>
                    </a:prstGeom>
                  </pic:spPr>
                </pic:pic>
              </a:graphicData>
            </a:graphic>
          </wp:inline>
        </w:drawing>
      </w:r>
    </w:p>
    <w:p w:rsidRPr="0093718C" w:rsidR="002F04F1" w:rsidP="00576367" w:rsidRDefault="00576367" w14:paraId="6CA91E01" w14:textId="52336DCB">
      <w:pPr>
        <w:pStyle w:val="Caption"/>
        <w:rPr>
          <w:rFonts w:ascii="Arial" w:hAnsi="Arial" w:cs="Arial"/>
          <w:sz w:val="22"/>
          <w:szCs w:val="22"/>
        </w:rPr>
      </w:pPr>
      <w:r w:rsidRPr="0093718C">
        <w:t xml:space="preserve">Figure </w:t>
      </w:r>
      <w:r w:rsidRPr="0093718C">
        <w:fldChar w:fldCharType="begin"/>
      </w:r>
      <w:r w:rsidRPr="0093718C">
        <w:instrText xml:space="preserve"> SEQ Figure \* ARABIC </w:instrText>
      </w:r>
      <w:r w:rsidRPr="0093718C">
        <w:fldChar w:fldCharType="separate"/>
      </w:r>
      <w:r w:rsidR="00BC63E8">
        <w:rPr>
          <w:noProof/>
        </w:rPr>
        <w:t>1</w:t>
      </w:r>
      <w:r w:rsidRPr="0093718C">
        <w:fldChar w:fldCharType="end"/>
      </w:r>
      <w:r w:rsidRPr="0093718C">
        <w:t>: Process pipeline</w:t>
      </w:r>
    </w:p>
    <w:p w:rsidRPr="00521163" w:rsidR="00165824" w:rsidP="00521163" w:rsidRDefault="00165824" w14:paraId="6B5EFB17" w14:textId="28AA4E3A">
      <w:pPr>
        <w:pStyle w:val="Heading3"/>
        <w:rPr>
          <w:b/>
          <w:bCs/>
          <w:sz w:val="22"/>
          <w:szCs w:val="22"/>
        </w:rPr>
      </w:pPr>
      <w:bookmarkStart w:name="_Toc179028765" w:id="4"/>
      <w:r w:rsidRPr="00521163">
        <w:rPr>
          <w:b/>
          <w:bCs/>
          <w:sz w:val="22"/>
          <w:szCs w:val="22"/>
        </w:rPr>
        <w:t xml:space="preserve">3.1. </w:t>
      </w:r>
      <w:r w:rsidRPr="00521163" w:rsidR="0026310B">
        <w:rPr>
          <w:b/>
          <w:bCs/>
          <w:sz w:val="22"/>
          <w:szCs w:val="22"/>
        </w:rPr>
        <w:t>Database and Schemas</w:t>
      </w:r>
      <w:bookmarkEnd w:id="4"/>
    </w:p>
    <w:p w:rsidRPr="0093718C" w:rsidR="00165824" w:rsidP="00165824" w:rsidRDefault="00165824" w14:paraId="3F4FEAE0" w14:textId="4085C5E5">
      <w:pPr>
        <w:spacing w:line="360" w:lineRule="auto"/>
        <w:rPr>
          <w:rFonts w:ascii="Arial" w:hAnsi="Arial" w:cs="Arial"/>
          <w:sz w:val="22"/>
          <w:szCs w:val="22"/>
        </w:rPr>
      </w:pPr>
      <w:r w:rsidRPr="0093718C">
        <w:rPr>
          <w:rFonts w:ascii="Arial" w:hAnsi="Arial" w:cs="Arial"/>
          <w:sz w:val="22"/>
          <w:szCs w:val="22"/>
        </w:rPr>
        <w:t>The structured data was stored in a PostgreSQL database hosted in Docker containers. In addition, Chroma DB was used to store large volumes of vector embeddings generated from product descriptions and images</w:t>
      </w:r>
      <w:r w:rsidR="00455706">
        <w:rPr>
          <w:rFonts w:ascii="Arial" w:hAnsi="Arial" w:cs="Arial"/>
          <w:sz w:val="22"/>
          <w:szCs w:val="22"/>
        </w:rPr>
        <w:t xml:space="preserve"> (figure 2)</w:t>
      </w:r>
      <w:r w:rsidRPr="0093718C">
        <w:rPr>
          <w:rFonts w:ascii="Arial" w:hAnsi="Arial" w:cs="Arial"/>
          <w:sz w:val="22"/>
          <w:szCs w:val="22"/>
        </w:rPr>
        <w:t>. The use of Docker allowed for easy scalability and portability of the system, while Chroma DB facilitated efficient storage and retrieval of high-dimensional embeddings for subsequent machine learning tasks</w:t>
      </w:r>
      <w:r w:rsidR="00455706">
        <w:rPr>
          <w:rFonts w:ascii="Arial" w:hAnsi="Arial" w:cs="Arial"/>
          <w:sz w:val="22"/>
          <w:szCs w:val="22"/>
        </w:rPr>
        <w:t>.</w:t>
      </w:r>
    </w:p>
    <w:p w:rsidR="00455706" w:rsidP="00455706" w:rsidRDefault="00B16DB0" w14:paraId="2F4C2C96" w14:textId="77777777">
      <w:pPr>
        <w:keepNext/>
        <w:spacing w:line="360" w:lineRule="auto"/>
      </w:pPr>
      <w:r w:rsidRPr="0093718C">
        <w:rPr>
          <w:rFonts w:ascii="Arial" w:hAnsi="Arial" w:cs="Arial"/>
          <w:noProof/>
          <w:sz w:val="22"/>
          <w:szCs w:val="22"/>
        </w:rPr>
        <w:drawing>
          <wp:inline distT="0" distB="0" distL="0" distR="0" wp14:anchorId="28FE6586" wp14:editId="3AFF3386">
            <wp:extent cx="5013597" cy="1806404"/>
            <wp:effectExtent l="0" t="0" r="0" b="3810"/>
            <wp:docPr id="185481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12291" name="Picture 1" descr="A screenshot of a computer&#10;&#10;Description automatically generated"/>
                    <pic:cNvPicPr/>
                  </pic:nvPicPr>
                  <pic:blipFill>
                    <a:blip r:embed="rId12"/>
                    <a:stretch>
                      <a:fillRect/>
                    </a:stretch>
                  </pic:blipFill>
                  <pic:spPr>
                    <a:xfrm>
                      <a:off x="0" y="0"/>
                      <a:ext cx="5041003" cy="1816279"/>
                    </a:xfrm>
                    <a:prstGeom prst="rect">
                      <a:avLst/>
                    </a:prstGeom>
                  </pic:spPr>
                </pic:pic>
              </a:graphicData>
            </a:graphic>
          </wp:inline>
        </w:drawing>
      </w:r>
    </w:p>
    <w:p w:rsidRPr="0093718C" w:rsidR="000B274F" w:rsidP="00455706" w:rsidRDefault="00455706" w14:paraId="2253440B" w14:textId="14A76503">
      <w:pPr>
        <w:pStyle w:val="Caption"/>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2</w:t>
      </w:r>
      <w:r>
        <w:fldChar w:fldCharType="end"/>
      </w:r>
      <w:r>
        <w:t>: Database schema and relations</w:t>
      </w:r>
    </w:p>
    <w:p w:rsidRPr="00F97CEE" w:rsidR="00046946" w:rsidP="00F97CEE" w:rsidRDefault="00592CE5" w14:paraId="5CDBD008" w14:textId="01BA1A41">
      <w:pPr>
        <w:pStyle w:val="Heading3"/>
        <w:rPr>
          <w:rFonts w:ascii="Arial" w:hAnsi="Arial" w:cs="Arial"/>
          <w:b/>
          <w:bCs/>
          <w:sz w:val="22"/>
          <w:szCs w:val="22"/>
        </w:rPr>
      </w:pPr>
      <w:bookmarkStart w:name="_Toc179028766" w:id="5"/>
      <w:r w:rsidRPr="00F97CEE">
        <w:rPr>
          <w:rFonts w:ascii="Arial" w:hAnsi="Arial" w:cs="Arial"/>
          <w:b/>
          <w:bCs/>
          <w:sz w:val="22"/>
          <w:szCs w:val="22"/>
        </w:rPr>
        <w:lastRenderedPageBreak/>
        <w:t>3.</w:t>
      </w:r>
      <w:r w:rsidRPr="00F97CEE" w:rsidR="00765FA1">
        <w:rPr>
          <w:rFonts w:ascii="Arial" w:hAnsi="Arial" w:cs="Arial"/>
          <w:b/>
          <w:bCs/>
          <w:sz w:val="22"/>
          <w:szCs w:val="22"/>
        </w:rPr>
        <w:t>2</w:t>
      </w:r>
      <w:r w:rsidRPr="00F97CEE" w:rsidR="00046946">
        <w:rPr>
          <w:rFonts w:ascii="Arial" w:hAnsi="Arial" w:cs="Arial"/>
          <w:b/>
          <w:bCs/>
          <w:sz w:val="22"/>
          <w:szCs w:val="22"/>
        </w:rPr>
        <w:t>. Data Collection</w:t>
      </w:r>
      <w:bookmarkEnd w:id="5"/>
    </w:p>
    <w:p w:rsidRPr="0093718C" w:rsidR="00046946" w:rsidP="00482321" w:rsidRDefault="00046946" w14:paraId="77C8A00A" w14:textId="3D762AD2">
      <w:pPr>
        <w:spacing w:line="360" w:lineRule="auto"/>
        <w:rPr>
          <w:rFonts w:ascii="Arial" w:hAnsi="Arial" w:cs="Arial"/>
          <w:sz w:val="22"/>
          <w:szCs w:val="22"/>
        </w:rPr>
      </w:pPr>
      <w:r w:rsidRPr="0093718C">
        <w:rPr>
          <w:rFonts w:ascii="Arial" w:hAnsi="Arial" w:cs="Arial"/>
          <w:sz w:val="22"/>
          <w:szCs w:val="22"/>
        </w:rPr>
        <w:t>The first step involved scraping product data from four key fashion websites. These brands were selected to represent both luxury and retail segments, allowing for a comparative analysis of fashion products. Using custom web scraping tools, we extracted product information such as images, text descriptions, and metadata (</w:t>
      </w:r>
      <w:r w:rsidR="00751ACB">
        <w:rPr>
          <w:rFonts w:ascii="Arial" w:hAnsi="Arial" w:cs="Arial"/>
          <w:sz w:val="22"/>
          <w:szCs w:val="22"/>
        </w:rPr>
        <w:t>Figure 3</w:t>
      </w:r>
      <w:r w:rsidRPr="0093718C">
        <w:rPr>
          <w:rFonts w:ascii="Arial" w:hAnsi="Arial" w:cs="Arial"/>
          <w:sz w:val="22"/>
          <w:szCs w:val="22"/>
        </w:rPr>
        <w:t>).</w:t>
      </w:r>
    </w:p>
    <w:p w:rsidR="00751ACB" w:rsidP="00751ACB" w:rsidRDefault="00B919D4" w14:paraId="2B2E5816" w14:textId="77777777">
      <w:pPr>
        <w:keepNext/>
        <w:spacing w:line="360" w:lineRule="auto"/>
      </w:pPr>
      <w:r w:rsidRPr="0093718C">
        <w:rPr>
          <w:sz w:val="22"/>
          <w:szCs w:val="22"/>
        </w:rPr>
        <w:t xml:space="preserve"> </w:t>
      </w:r>
      <w:r w:rsidRPr="00751ACB" w:rsidR="00751ACB">
        <w:rPr>
          <w:noProof/>
          <w:sz w:val="22"/>
          <w:szCs w:val="22"/>
        </w:rPr>
        <w:drawing>
          <wp:inline distT="0" distB="0" distL="0" distR="0" wp14:anchorId="2238068F" wp14:editId="6189C703">
            <wp:extent cx="2956560" cy="722586"/>
            <wp:effectExtent l="0" t="0" r="0" b="1905"/>
            <wp:docPr id="170104417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44174" name="Picture 1" descr="A screenshot of a diagram&#10;&#10;Description automatically generated"/>
                    <pic:cNvPicPr/>
                  </pic:nvPicPr>
                  <pic:blipFill>
                    <a:blip r:embed="rId13"/>
                    <a:stretch>
                      <a:fillRect/>
                    </a:stretch>
                  </pic:blipFill>
                  <pic:spPr>
                    <a:xfrm>
                      <a:off x="0" y="0"/>
                      <a:ext cx="3002645" cy="733849"/>
                    </a:xfrm>
                    <a:prstGeom prst="rect">
                      <a:avLst/>
                    </a:prstGeom>
                  </pic:spPr>
                </pic:pic>
              </a:graphicData>
            </a:graphic>
          </wp:inline>
        </w:drawing>
      </w:r>
    </w:p>
    <w:p w:rsidRPr="0093718C" w:rsidR="00E423B6" w:rsidP="00751ACB" w:rsidRDefault="00751ACB" w14:paraId="45205421" w14:textId="78BE8741">
      <w:pPr>
        <w:pStyle w:val="Caption"/>
        <w:rPr>
          <w:sz w:val="22"/>
          <w:szCs w:val="22"/>
        </w:rPr>
      </w:pPr>
      <w:r>
        <w:t xml:space="preserve">Figure </w:t>
      </w:r>
      <w:r>
        <w:fldChar w:fldCharType="begin"/>
      </w:r>
      <w:r>
        <w:instrText xml:space="preserve"> SEQ Figure \* ARABIC </w:instrText>
      </w:r>
      <w:r>
        <w:fldChar w:fldCharType="separate"/>
      </w:r>
      <w:r w:rsidR="00BC63E8">
        <w:rPr>
          <w:noProof/>
        </w:rPr>
        <w:t>3</w:t>
      </w:r>
      <w:r>
        <w:fldChar w:fldCharType="end"/>
      </w:r>
      <w:r>
        <w:t>: Scrapping process</w:t>
      </w:r>
    </w:p>
    <w:p w:rsidRPr="0093718C" w:rsidR="00751ACB" w:rsidP="00482321" w:rsidRDefault="00751ACB" w14:paraId="29DB83F4" w14:textId="77777777">
      <w:pPr>
        <w:spacing w:line="360" w:lineRule="auto"/>
        <w:rPr>
          <w:rFonts w:ascii="Arial" w:hAnsi="Arial" w:cs="Arial"/>
          <w:sz w:val="22"/>
          <w:szCs w:val="22"/>
        </w:rPr>
      </w:pPr>
    </w:p>
    <w:p w:rsidRPr="00F97CEE" w:rsidR="00046946" w:rsidP="00F97CEE" w:rsidRDefault="00592CE5" w14:paraId="66B0975E" w14:textId="15146B47">
      <w:pPr>
        <w:pStyle w:val="Heading4"/>
        <w:rPr>
          <w:rFonts w:ascii="Arial" w:hAnsi="Arial" w:cs="Arial"/>
          <w:b/>
          <w:bCs/>
          <w:sz w:val="22"/>
          <w:szCs w:val="22"/>
        </w:rPr>
      </w:pPr>
      <w:r w:rsidRPr="00F97CEE">
        <w:rPr>
          <w:rFonts w:ascii="Arial" w:hAnsi="Arial" w:cs="Arial"/>
          <w:b/>
          <w:bCs/>
          <w:sz w:val="22"/>
          <w:szCs w:val="22"/>
        </w:rPr>
        <w:t>3.</w:t>
      </w:r>
      <w:r w:rsidRPr="00F97CEE" w:rsidR="00046946">
        <w:rPr>
          <w:rFonts w:ascii="Arial" w:hAnsi="Arial" w:cs="Arial"/>
          <w:b/>
          <w:bCs/>
          <w:sz w:val="22"/>
          <w:szCs w:val="22"/>
        </w:rPr>
        <w:t>2.</w:t>
      </w:r>
      <w:r w:rsidRPr="00F97CEE" w:rsidR="00F97CEE">
        <w:rPr>
          <w:rFonts w:ascii="Arial" w:hAnsi="Arial" w:cs="Arial"/>
          <w:b/>
          <w:bCs/>
          <w:sz w:val="22"/>
          <w:szCs w:val="22"/>
        </w:rPr>
        <w:t>1</w:t>
      </w:r>
      <w:r w:rsidRPr="00F97CEE" w:rsidR="00046946">
        <w:rPr>
          <w:rFonts w:ascii="Arial" w:hAnsi="Arial" w:cs="Arial"/>
          <w:b/>
          <w:bCs/>
          <w:sz w:val="22"/>
          <w:szCs w:val="22"/>
        </w:rPr>
        <w:t xml:space="preserve"> Data Structuring Using Large Language Models (LLMs)</w:t>
      </w:r>
    </w:p>
    <w:p w:rsidRPr="0093718C" w:rsidR="00046946" w:rsidP="00482321" w:rsidRDefault="00046946" w14:paraId="1FABD52E" w14:textId="77777777">
      <w:pPr>
        <w:spacing w:line="360" w:lineRule="auto"/>
        <w:rPr>
          <w:rFonts w:ascii="Arial" w:hAnsi="Arial" w:cs="Arial"/>
          <w:sz w:val="22"/>
          <w:szCs w:val="22"/>
        </w:rPr>
      </w:pPr>
      <w:r w:rsidRPr="0093718C">
        <w:rPr>
          <w:rFonts w:ascii="Arial" w:hAnsi="Arial" w:cs="Arial"/>
          <w:sz w:val="22"/>
          <w:szCs w:val="22"/>
        </w:rPr>
        <w:t>Once the raw data was collected, we applied large language models (LLMs) to structure the unstructured data. The LLM was tasked with generating detailed product descriptions and classifying the fashion items based on the following characteristics:</w:t>
      </w:r>
    </w:p>
    <w:p w:rsidRPr="0093718C" w:rsidR="00046946" w:rsidP="00482321" w:rsidRDefault="00046946" w14:paraId="1E1E0BFF"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Fit</w:t>
      </w:r>
      <w:r w:rsidRPr="0093718C">
        <w:rPr>
          <w:rFonts w:ascii="Arial" w:hAnsi="Arial" w:cs="Arial"/>
          <w:sz w:val="22"/>
          <w:szCs w:val="22"/>
        </w:rPr>
        <w:t xml:space="preserve"> (e.g., tight, loose)</w:t>
      </w:r>
    </w:p>
    <w:p w:rsidRPr="0093718C" w:rsidR="00046946" w:rsidP="00482321" w:rsidRDefault="00046946" w14:paraId="01BEF7A7"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Material</w:t>
      </w:r>
      <w:r w:rsidRPr="0093718C">
        <w:rPr>
          <w:rFonts w:ascii="Arial" w:hAnsi="Arial" w:cs="Arial"/>
          <w:sz w:val="22"/>
          <w:szCs w:val="22"/>
        </w:rPr>
        <w:t xml:space="preserve"> (e.g., cotton, silk)</w:t>
      </w:r>
    </w:p>
    <w:p w:rsidRPr="0093718C" w:rsidR="00046946" w:rsidP="00482321" w:rsidRDefault="00046946" w14:paraId="162F761F"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Formality</w:t>
      </w:r>
      <w:r w:rsidRPr="0093718C">
        <w:rPr>
          <w:rFonts w:ascii="Arial" w:hAnsi="Arial" w:cs="Arial"/>
          <w:sz w:val="22"/>
          <w:szCs w:val="22"/>
        </w:rPr>
        <w:t xml:space="preserve"> (e.g., casual, formal)</w:t>
      </w:r>
    </w:p>
    <w:p w:rsidRPr="0093718C" w:rsidR="00046946" w:rsidP="00482321" w:rsidRDefault="00046946" w14:paraId="35D33C6F"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Season</w:t>
      </w:r>
      <w:r w:rsidRPr="0093718C">
        <w:rPr>
          <w:rFonts w:ascii="Arial" w:hAnsi="Arial" w:cs="Arial"/>
          <w:sz w:val="22"/>
          <w:szCs w:val="22"/>
        </w:rPr>
        <w:t xml:space="preserve"> (e.g., summer, winter)</w:t>
      </w:r>
    </w:p>
    <w:p w:rsidRPr="0093718C" w:rsidR="00046946" w:rsidP="00482321" w:rsidRDefault="00046946" w14:paraId="03C24F83"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Colors</w:t>
      </w:r>
      <w:r w:rsidRPr="0093718C">
        <w:rPr>
          <w:rFonts w:ascii="Arial" w:hAnsi="Arial" w:cs="Arial"/>
          <w:sz w:val="22"/>
          <w:szCs w:val="22"/>
        </w:rPr>
        <w:t xml:space="preserve"> (e.g., monochrome, multicolor)</w:t>
      </w:r>
    </w:p>
    <w:p w:rsidRPr="0093718C" w:rsidR="00046946" w:rsidP="00482321" w:rsidRDefault="00046946" w14:paraId="5070F841"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Texture</w:t>
      </w:r>
      <w:r w:rsidRPr="0093718C">
        <w:rPr>
          <w:rFonts w:ascii="Arial" w:hAnsi="Arial" w:cs="Arial"/>
          <w:sz w:val="22"/>
          <w:szCs w:val="22"/>
        </w:rPr>
        <w:t xml:space="preserve"> (e.g., smooth, coarse)</w:t>
      </w:r>
    </w:p>
    <w:p w:rsidRPr="0093718C" w:rsidR="00046946" w:rsidP="00482321" w:rsidRDefault="00046946" w14:paraId="18F0C123"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Transparency</w:t>
      </w:r>
      <w:r w:rsidRPr="0093718C">
        <w:rPr>
          <w:rFonts w:ascii="Arial" w:hAnsi="Arial" w:cs="Arial"/>
          <w:sz w:val="22"/>
          <w:szCs w:val="22"/>
        </w:rPr>
        <w:t xml:space="preserve"> (e.g., sheer, opaque)</w:t>
      </w:r>
    </w:p>
    <w:p w:rsidRPr="0093718C" w:rsidR="00046946" w:rsidP="00482321" w:rsidRDefault="00046946" w14:paraId="672E284A"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Details and Embellishments</w:t>
      </w:r>
      <w:r w:rsidRPr="0093718C">
        <w:rPr>
          <w:rFonts w:ascii="Arial" w:hAnsi="Arial" w:cs="Arial"/>
          <w:sz w:val="22"/>
          <w:szCs w:val="22"/>
        </w:rPr>
        <w:t xml:space="preserve"> (e.g., embroidery, sequins)</w:t>
      </w:r>
    </w:p>
    <w:p w:rsidRPr="0093718C" w:rsidR="00046946" w:rsidP="00482321" w:rsidRDefault="00046946" w14:paraId="70CC9125"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Shape</w:t>
      </w:r>
      <w:r w:rsidRPr="0093718C">
        <w:rPr>
          <w:rFonts w:ascii="Arial" w:hAnsi="Arial" w:cs="Arial"/>
          <w:sz w:val="22"/>
          <w:szCs w:val="22"/>
        </w:rPr>
        <w:t xml:space="preserve"> (e.g., A-line, bodycon)</w:t>
      </w:r>
    </w:p>
    <w:p w:rsidRPr="0093718C" w:rsidR="00046946" w:rsidP="00482321" w:rsidRDefault="00046946" w14:paraId="72E938B7"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Length</w:t>
      </w:r>
      <w:r w:rsidRPr="0093718C">
        <w:rPr>
          <w:rFonts w:ascii="Arial" w:hAnsi="Arial" w:cs="Arial"/>
          <w:sz w:val="22"/>
          <w:szCs w:val="22"/>
        </w:rPr>
        <w:t xml:space="preserve"> (e.g., mini, midi, maxi)</w:t>
      </w:r>
    </w:p>
    <w:p w:rsidRPr="0093718C" w:rsidR="00046946" w:rsidP="00482321" w:rsidRDefault="00046946" w14:paraId="7831C37B"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Fluidity of Fabric</w:t>
      </w:r>
      <w:r w:rsidRPr="0093718C">
        <w:rPr>
          <w:rFonts w:ascii="Arial" w:hAnsi="Arial" w:cs="Arial"/>
          <w:sz w:val="22"/>
          <w:szCs w:val="22"/>
        </w:rPr>
        <w:t xml:space="preserve"> (e.g., flowing, stiff)</w:t>
      </w:r>
    </w:p>
    <w:p w:rsidRPr="0093718C" w:rsidR="00046946" w:rsidP="00482321" w:rsidRDefault="00046946" w14:paraId="28254164"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Fabric Weight</w:t>
      </w:r>
      <w:r w:rsidRPr="0093718C">
        <w:rPr>
          <w:rFonts w:ascii="Arial" w:hAnsi="Arial" w:cs="Arial"/>
          <w:sz w:val="22"/>
          <w:szCs w:val="22"/>
        </w:rPr>
        <w:t xml:space="preserve"> (e.g., lightweight, heavy)</w:t>
      </w:r>
    </w:p>
    <w:p w:rsidRPr="0093718C" w:rsidR="00046946" w:rsidP="00482321" w:rsidRDefault="00046946" w14:paraId="384A6EF9"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Breathability</w:t>
      </w:r>
      <w:r w:rsidRPr="0093718C">
        <w:rPr>
          <w:rFonts w:ascii="Arial" w:hAnsi="Arial" w:cs="Arial"/>
          <w:sz w:val="22"/>
          <w:szCs w:val="22"/>
        </w:rPr>
        <w:t xml:space="preserve"> (e.g., breathable, non-breathable)</w:t>
      </w:r>
    </w:p>
    <w:p w:rsidRPr="0093718C" w:rsidR="00046946" w:rsidP="00482321" w:rsidRDefault="00046946" w14:paraId="1A90118A"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Occasion Suitability</w:t>
      </w:r>
      <w:r w:rsidRPr="0093718C">
        <w:rPr>
          <w:rFonts w:ascii="Arial" w:hAnsi="Arial" w:cs="Arial"/>
          <w:sz w:val="22"/>
          <w:szCs w:val="22"/>
        </w:rPr>
        <w:t xml:space="preserve"> (e.g., casual, business, evening)</w:t>
      </w:r>
    </w:p>
    <w:p w:rsidRPr="0093718C" w:rsidR="00046946" w:rsidP="00482321" w:rsidRDefault="00046946" w14:paraId="23FD8EC3"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Sleeve Style</w:t>
      </w:r>
      <w:r w:rsidRPr="0093718C">
        <w:rPr>
          <w:rFonts w:ascii="Arial" w:hAnsi="Arial" w:cs="Arial"/>
          <w:sz w:val="22"/>
          <w:szCs w:val="22"/>
        </w:rPr>
        <w:t xml:space="preserve"> (e.g., long, short, sleeveless)</w:t>
      </w:r>
    </w:p>
    <w:p w:rsidRPr="0093718C" w:rsidR="00046946" w:rsidP="00482321" w:rsidRDefault="00046946" w14:paraId="515A8816" w14:textId="77777777">
      <w:pPr>
        <w:numPr>
          <w:ilvl w:val="0"/>
          <w:numId w:val="1"/>
        </w:numPr>
        <w:spacing w:line="360" w:lineRule="auto"/>
        <w:rPr>
          <w:rFonts w:ascii="Arial" w:hAnsi="Arial" w:cs="Arial"/>
          <w:sz w:val="22"/>
          <w:szCs w:val="22"/>
        </w:rPr>
      </w:pPr>
      <w:r w:rsidRPr="0093718C">
        <w:rPr>
          <w:rFonts w:ascii="Arial" w:hAnsi="Arial" w:cs="Arial"/>
          <w:b/>
          <w:bCs/>
          <w:sz w:val="22"/>
          <w:szCs w:val="22"/>
        </w:rPr>
        <w:lastRenderedPageBreak/>
        <w:t>Neckline</w:t>
      </w:r>
      <w:r w:rsidRPr="0093718C">
        <w:rPr>
          <w:rFonts w:ascii="Arial" w:hAnsi="Arial" w:cs="Arial"/>
          <w:sz w:val="22"/>
          <w:szCs w:val="22"/>
        </w:rPr>
        <w:t xml:space="preserve"> (e.g., round, V-neck)</w:t>
      </w:r>
    </w:p>
    <w:p w:rsidRPr="0093718C" w:rsidR="00046946" w:rsidP="00482321" w:rsidRDefault="00046946" w14:paraId="19238524"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Collar Style</w:t>
      </w:r>
      <w:r w:rsidRPr="0093718C">
        <w:rPr>
          <w:rFonts w:ascii="Arial" w:hAnsi="Arial" w:cs="Arial"/>
          <w:sz w:val="22"/>
          <w:szCs w:val="22"/>
        </w:rPr>
        <w:t xml:space="preserve"> (e.g., lapel, mandarin)</w:t>
      </w:r>
    </w:p>
    <w:p w:rsidRPr="0093718C" w:rsidR="00046946" w:rsidP="00482321" w:rsidRDefault="00046946" w14:paraId="02B7850E"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Patterns and Pattern Placement</w:t>
      </w:r>
      <w:r w:rsidRPr="0093718C">
        <w:rPr>
          <w:rFonts w:ascii="Arial" w:hAnsi="Arial" w:cs="Arial"/>
          <w:sz w:val="22"/>
          <w:szCs w:val="22"/>
        </w:rPr>
        <w:t xml:space="preserve"> (e.g., floral, striped)</w:t>
      </w:r>
    </w:p>
    <w:p w:rsidRPr="0093718C" w:rsidR="00046946" w:rsidP="00482321" w:rsidRDefault="00046946" w14:paraId="55782ECB"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Pocket Presence, Placement, and Size</w:t>
      </w:r>
    </w:p>
    <w:p w:rsidRPr="0093718C" w:rsidR="00046946" w:rsidP="00482321" w:rsidRDefault="00046946" w14:paraId="7EA8113D" w14:textId="77777777">
      <w:pPr>
        <w:numPr>
          <w:ilvl w:val="0"/>
          <w:numId w:val="1"/>
        </w:numPr>
        <w:spacing w:line="360" w:lineRule="auto"/>
        <w:rPr>
          <w:rFonts w:ascii="Arial" w:hAnsi="Arial" w:cs="Arial"/>
          <w:sz w:val="22"/>
          <w:szCs w:val="22"/>
        </w:rPr>
      </w:pPr>
      <w:r w:rsidRPr="0093718C">
        <w:rPr>
          <w:rFonts w:ascii="Arial" w:hAnsi="Arial" w:cs="Arial"/>
          <w:b/>
          <w:bCs/>
          <w:sz w:val="22"/>
          <w:szCs w:val="22"/>
        </w:rPr>
        <w:t>Lapel Style</w:t>
      </w:r>
    </w:p>
    <w:p w:rsidRPr="0093718C" w:rsidR="00001ABC" w:rsidP="00482321" w:rsidRDefault="00046946" w14:paraId="24948D81" w14:textId="3358D30E">
      <w:pPr>
        <w:spacing w:line="360" w:lineRule="auto"/>
        <w:rPr>
          <w:rFonts w:ascii="Arial" w:hAnsi="Arial" w:cs="Arial"/>
          <w:sz w:val="22"/>
          <w:szCs w:val="22"/>
        </w:rPr>
      </w:pPr>
      <w:r w:rsidRPr="0093718C">
        <w:rPr>
          <w:rFonts w:ascii="Arial" w:hAnsi="Arial" w:cs="Arial"/>
          <w:sz w:val="22"/>
          <w:szCs w:val="22"/>
        </w:rPr>
        <w:t>Each product was analyzed and described using these features, and the structured data was stored in a PostgreSQL database</w:t>
      </w:r>
      <w:r w:rsidR="00CD203D">
        <w:rPr>
          <w:rFonts w:ascii="Arial" w:hAnsi="Arial" w:cs="Arial"/>
          <w:sz w:val="22"/>
          <w:szCs w:val="22"/>
        </w:rPr>
        <w:t xml:space="preserve"> as shown in figure 4</w:t>
      </w:r>
      <w:r w:rsidRPr="0093718C">
        <w:rPr>
          <w:rFonts w:ascii="Arial" w:hAnsi="Arial" w:cs="Arial"/>
          <w:sz w:val="22"/>
          <w:szCs w:val="22"/>
        </w:rPr>
        <w:t>. The structured data served as the foundation for subsequent analyses.</w:t>
      </w:r>
    </w:p>
    <w:p w:rsidR="001C7FDE" w:rsidP="001C7FDE" w:rsidRDefault="001C7FDE" w14:paraId="4138B4A6" w14:textId="77777777">
      <w:pPr>
        <w:keepNext/>
        <w:spacing w:line="360" w:lineRule="auto"/>
      </w:pPr>
      <w:r w:rsidRPr="001C7FDE">
        <w:rPr>
          <w:rFonts w:ascii="Arial" w:hAnsi="Arial" w:cs="Arial"/>
          <w:noProof/>
          <w:sz w:val="22"/>
          <w:szCs w:val="22"/>
        </w:rPr>
        <w:drawing>
          <wp:inline distT="0" distB="0" distL="0" distR="0" wp14:anchorId="12F00E9E" wp14:editId="2A3BFD6E">
            <wp:extent cx="3637280" cy="1383258"/>
            <wp:effectExtent l="0" t="0" r="1270" b="7620"/>
            <wp:docPr id="603910840" name="Picture 1" descr="A diagram of a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10840" name="Picture 1" descr="A diagram of a clothing&#10;&#10;Description automatically generated"/>
                    <pic:cNvPicPr/>
                  </pic:nvPicPr>
                  <pic:blipFill>
                    <a:blip r:embed="rId14"/>
                    <a:stretch>
                      <a:fillRect/>
                    </a:stretch>
                  </pic:blipFill>
                  <pic:spPr>
                    <a:xfrm>
                      <a:off x="0" y="0"/>
                      <a:ext cx="3659158" cy="1391578"/>
                    </a:xfrm>
                    <a:prstGeom prst="rect">
                      <a:avLst/>
                    </a:prstGeom>
                  </pic:spPr>
                </pic:pic>
              </a:graphicData>
            </a:graphic>
          </wp:inline>
        </w:drawing>
      </w:r>
    </w:p>
    <w:p w:rsidRPr="0093718C" w:rsidR="00001ABC" w:rsidP="001C7FDE" w:rsidRDefault="001C7FDE" w14:paraId="51CD5411" w14:textId="2C06ADD1">
      <w:pPr>
        <w:pStyle w:val="Caption"/>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4</w:t>
      </w:r>
      <w:r>
        <w:fldChar w:fldCharType="end"/>
      </w:r>
      <w:r>
        <w:t>: Data structuring process</w:t>
      </w:r>
    </w:p>
    <w:p w:rsidRPr="0093718C" w:rsidR="00001ABC" w:rsidP="00482321" w:rsidRDefault="00001ABC" w14:paraId="582F59CF" w14:textId="77777777">
      <w:pPr>
        <w:spacing w:line="360" w:lineRule="auto"/>
        <w:rPr>
          <w:rFonts w:ascii="Arial" w:hAnsi="Arial" w:cs="Arial"/>
          <w:sz w:val="22"/>
          <w:szCs w:val="22"/>
        </w:rPr>
      </w:pPr>
    </w:p>
    <w:p w:rsidRPr="00F97CEE" w:rsidR="001B3258" w:rsidP="00F97CEE" w:rsidRDefault="61988E55" w14:paraId="6E0F22D5" w14:textId="34DA29B5">
      <w:pPr>
        <w:pStyle w:val="Heading3"/>
        <w:rPr>
          <w:rFonts w:ascii="Arial" w:hAnsi="Arial" w:cs="Arial"/>
          <w:b/>
          <w:bCs/>
          <w:sz w:val="22"/>
          <w:szCs w:val="22"/>
        </w:rPr>
      </w:pPr>
      <w:bookmarkStart w:name="_Toc179028767" w:id="6"/>
      <w:r w:rsidRPr="00F97CEE">
        <w:rPr>
          <w:rFonts w:ascii="Arial" w:hAnsi="Arial" w:cs="Arial"/>
          <w:b/>
          <w:bCs/>
          <w:sz w:val="22"/>
          <w:szCs w:val="22"/>
        </w:rPr>
        <w:t>3.</w:t>
      </w:r>
      <w:r w:rsidR="00F97CEE">
        <w:rPr>
          <w:rFonts w:ascii="Arial" w:hAnsi="Arial" w:cs="Arial"/>
          <w:b/>
          <w:bCs/>
          <w:sz w:val="22"/>
          <w:szCs w:val="22"/>
        </w:rPr>
        <w:t>3</w:t>
      </w:r>
      <w:r w:rsidRPr="00F97CEE">
        <w:rPr>
          <w:rFonts w:ascii="Arial" w:hAnsi="Arial" w:cs="Arial"/>
          <w:b/>
          <w:bCs/>
          <w:sz w:val="22"/>
          <w:szCs w:val="22"/>
        </w:rPr>
        <w:t xml:space="preserve">. Exploratory Data Analysis and </w:t>
      </w:r>
      <w:r w:rsidRPr="00F97CEE" w:rsidR="730BAE85">
        <w:rPr>
          <w:rFonts w:ascii="Arial" w:hAnsi="Arial" w:cs="Arial"/>
          <w:b/>
          <w:bCs/>
          <w:sz w:val="22"/>
          <w:szCs w:val="22"/>
        </w:rPr>
        <w:t xml:space="preserve">Feature </w:t>
      </w:r>
      <w:r w:rsidRPr="00F97CEE" w:rsidR="00CD203D">
        <w:rPr>
          <w:rFonts w:ascii="Arial" w:hAnsi="Arial" w:cs="Arial"/>
          <w:b/>
          <w:bCs/>
          <w:sz w:val="22"/>
          <w:szCs w:val="22"/>
        </w:rPr>
        <w:t>Homogenization</w:t>
      </w:r>
      <w:bookmarkEnd w:id="6"/>
    </w:p>
    <w:p w:rsidR="00C67DD5" w:rsidP="211DAD21" w:rsidRDefault="00C67DD5" w14:paraId="72EFD2DB" w14:textId="3F3048E0">
      <w:pPr>
        <w:spacing w:before="195" w:after="195" w:line="360" w:lineRule="auto"/>
        <w:jc w:val="both"/>
        <w:rPr>
          <w:rFonts w:ascii="Arial" w:hAnsi="Arial" w:eastAsia="Arial" w:cs="Arial"/>
          <w:sz w:val="22"/>
          <w:szCs w:val="22"/>
        </w:rPr>
      </w:pPr>
      <w:r w:rsidRPr="00C67DD5">
        <w:rPr>
          <w:rFonts w:ascii="Arial" w:hAnsi="Arial" w:eastAsia="Arial" w:cs="Arial"/>
          <w:sz w:val="22"/>
          <w:szCs w:val="22"/>
        </w:rPr>
        <w:t>Exploratory Data Analysis and feature homogenization were critical steps in transforming disorganized fashion data into a structured and usable format. These processes enabled a deeper understanding of the data patterns and ensured consistency across data collected from various sources, which is essential for accurate analysis and modeling.</w:t>
      </w:r>
    </w:p>
    <w:p w:rsidRPr="000B5AEB" w:rsidR="000B5AEB" w:rsidP="000B5AEB" w:rsidRDefault="000B5AEB" w14:paraId="26B55140" w14:textId="47A74626">
      <w:pPr>
        <w:spacing w:line="360" w:lineRule="auto"/>
        <w:jc w:val="both"/>
        <w:rPr>
          <w:rFonts w:ascii="Arial" w:hAnsi="Arial" w:eastAsia="Arial" w:cs="Arial"/>
          <w:sz w:val="22"/>
          <w:szCs w:val="22"/>
        </w:rPr>
      </w:pPr>
      <w:r>
        <w:rPr>
          <w:rFonts w:ascii="Arial" w:hAnsi="Arial" w:eastAsia="Arial" w:cs="Arial"/>
          <w:sz w:val="22"/>
          <w:szCs w:val="22"/>
        </w:rPr>
        <w:t>The</w:t>
      </w:r>
      <w:r w:rsidRPr="000B5AEB">
        <w:rPr>
          <w:rFonts w:ascii="Arial" w:hAnsi="Arial" w:eastAsia="Arial" w:cs="Arial"/>
          <w:sz w:val="22"/>
          <w:szCs w:val="22"/>
        </w:rPr>
        <w:t xml:space="preserve"> EDA</w:t>
      </w:r>
      <w:r>
        <w:rPr>
          <w:rFonts w:ascii="Arial" w:hAnsi="Arial" w:eastAsia="Arial" w:cs="Arial"/>
          <w:sz w:val="22"/>
          <w:szCs w:val="22"/>
        </w:rPr>
        <w:t xml:space="preserve"> process</w:t>
      </w:r>
      <w:r w:rsidRPr="000B5AEB">
        <w:rPr>
          <w:rFonts w:ascii="Arial" w:hAnsi="Arial" w:eastAsia="Arial" w:cs="Arial"/>
          <w:sz w:val="22"/>
          <w:szCs w:val="22"/>
        </w:rPr>
        <w:t xml:space="preserve"> </w:t>
      </w:r>
      <w:r>
        <w:rPr>
          <w:rFonts w:ascii="Arial" w:hAnsi="Arial" w:eastAsia="Arial" w:cs="Arial"/>
          <w:sz w:val="22"/>
          <w:szCs w:val="22"/>
        </w:rPr>
        <w:t xml:space="preserve">started </w:t>
      </w:r>
      <w:r w:rsidRPr="000B5AEB">
        <w:rPr>
          <w:rFonts w:ascii="Arial" w:hAnsi="Arial" w:eastAsia="Arial" w:cs="Arial"/>
          <w:sz w:val="22"/>
          <w:szCs w:val="22"/>
        </w:rPr>
        <w:t>with an examination of the descriptive and categorical attributes of products from both luxury and retail fashion brands. This involved a comprehensive analysis of elements such as material types, embellishments, patterns, and color schemes</w:t>
      </w:r>
      <w:r w:rsidR="0088681E">
        <w:rPr>
          <w:rFonts w:ascii="Arial" w:hAnsi="Arial" w:eastAsia="Arial" w:cs="Arial"/>
          <w:sz w:val="22"/>
          <w:szCs w:val="22"/>
        </w:rPr>
        <w:t>, etc</w:t>
      </w:r>
      <w:r w:rsidRPr="000B5AEB">
        <w:rPr>
          <w:rFonts w:ascii="Arial" w:hAnsi="Arial" w:eastAsia="Arial" w:cs="Arial"/>
          <w:sz w:val="22"/>
          <w:szCs w:val="22"/>
        </w:rPr>
        <w:t>. By exploring these features, we identified notable variations in the description lengths and levels of detail provided by different brand tiers.</w:t>
      </w:r>
    </w:p>
    <w:p w:rsidRPr="0093718C" w:rsidR="001B3258" w:rsidP="00126D07" w:rsidRDefault="00111A35" w14:paraId="2DF452B1" w14:textId="49F1BAF1">
      <w:pPr>
        <w:spacing w:line="360" w:lineRule="auto"/>
        <w:jc w:val="both"/>
        <w:rPr>
          <w:rFonts w:ascii="Arial" w:hAnsi="Arial" w:eastAsia="Arial" w:cs="Arial"/>
          <w:sz w:val="22"/>
          <w:szCs w:val="22"/>
        </w:rPr>
      </w:pPr>
      <w:r w:rsidRPr="61CD0401" w:rsidR="00111A35">
        <w:rPr>
          <w:rFonts w:ascii="Arial" w:hAnsi="Arial" w:eastAsia="Arial" w:cs="Arial"/>
          <w:sz w:val="22"/>
          <w:szCs w:val="22"/>
        </w:rPr>
        <w:t xml:space="preserve">One of the main challenges </w:t>
      </w:r>
      <w:r w:rsidRPr="61CD0401" w:rsidR="00111A35">
        <w:rPr>
          <w:rFonts w:ascii="Arial" w:hAnsi="Arial" w:eastAsia="Arial" w:cs="Arial"/>
          <w:sz w:val="22"/>
          <w:szCs w:val="22"/>
        </w:rPr>
        <w:t>encountered</w:t>
      </w:r>
      <w:r w:rsidRPr="61CD0401" w:rsidR="00111A35">
        <w:rPr>
          <w:rFonts w:ascii="Arial" w:hAnsi="Arial" w:eastAsia="Arial" w:cs="Arial"/>
          <w:sz w:val="22"/>
          <w:szCs w:val="22"/>
        </w:rPr>
        <w:t xml:space="preserve"> was the inconsistent labeling of products. The Large Language Model (LLM) generated highly detailed descriptions for luxury brand items; however, in contrast, it produced less detailed descriptions for retail brand items.</w:t>
      </w:r>
      <w:r w:rsidRPr="61CD0401" w:rsidR="004F0D37">
        <w:rPr>
          <w:rFonts w:ascii="Arial" w:hAnsi="Arial" w:eastAsia="Arial" w:cs="Arial"/>
          <w:sz w:val="22"/>
          <w:szCs w:val="22"/>
        </w:rPr>
        <w:t xml:space="preserve"> </w:t>
      </w:r>
      <w:r w:rsidRPr="61CD0401" w:rsidR="11D084BB">
        <w:rPr>
          <w:rFonts w:ascii="Arial" w:hAnsi="Arial" w:eastAsia="Arial" w:cs="Arial"/>
          <w:sz w:val="22"/>
          <w:szCs w:val="22"/>
        </w:rPr>
        <w:t xml:space="preserve">To fix this, </w:t>
      </w:r>
      <w:r w:rsidRPr="61CD0401" w:rsidR="00BF0970">
        <w:rPr>
          <w:rFonts w:ascii="Arial" w:hAnsi="Arial" w:eastAsia="Arial" w:cs="Arial"/>
          <w:sz w:val="22"/>
          <w:szCs w:val="22"/>
        </w:rPr>
        <w:t>labels were mapped manually to new labels. Th</w:t>
      </w:r>
      <w:r w:rsidRPr="61CD0401" w:rsidR="004F0D37">
        <w:rPr>
          <w:rFonts w:ascii="Arial" w:hAnsi="Arial" w:eastAsia="Arial" w:cs="Arial"/>
          <w:sz w:val="22"/>
          <w:szCs w:val="22"/>
        </w:rPr>
        <w:t>e</w:t>
      </w:r>
      <w:r w:rsidRPr="61CD0401" w:rsidR="00BF0970">
        <w:rPr>
          <w:rFonts w:ascii="Arial" w:hAnsi="Arial" w:eastAsia="Arial" w:cs="Arial"/>
          <w:sz w:val="22"/>
          <w:szCs w:val="22"/>
        </w:rPr>
        <w:t>s</w:t>
      </w:r>
      <w:r w:rsidRPr="61CD0401" w:rsidR="004F0D37">
        <w:rPr>
          <w:rFonts w:ascii="Arial" w:hAnsi="Arial" w:eastAsia="Arial" w:cs="Arial"/>
          <w:sz w:val="22"/>
          <w:szCs w:val="22"/>
        </w:rPr>
        <w:t>e</w:t>
      </w:r>
      <w:r w:rsidRPr="61CD0401" w:rsidR="00BF0970">
        <w:rPr>
          <w:rFonts w:ascii="Arial" w:hAnsi="Arial" w:eastAsia="Arial" w:cs="Arial"/>
          <w:sz w:val="22"/>
          <w:szCs w:val="22"/>
        </w:rPr>
        <w:t xml:space="preserve"> new labels </w:t>
      </w:r>
      <w:r w:rsidRPr="61CD0401" w:rsidR="11D084BB">
        <w:rPr>
          <w:rFonts w:ascii="Arial" w:hAnsi="Arial" w:eastAsia="Arial" w:cs="Arial"/>
          <w:sz w:val="22"/>
          <w:szCs w:val="22"/>
        </w:rPr>
        <w:t xml:space="preserve">standardize </w:t>
      </w:r>
      <w:r w:rsidRPr="61CD0401" w:rsidR="32B9A2F4">
        <w:rPr>
          <w:rFonts w:ascii="Arial" w:hAnsi="Arial" w:eastAsia="Arial" w:cs="Arial"/>
          <w:sz w:val="22"/>
          <w:szCs w:val="22"/>
        </w:rPr>
        <w:t>them</w:t>
      </w:r>
      <w:r w:rsidRPr="61CD0401" w:rsidR="11D084BB">
        <w:rPr>
          <w:rFonts w:ascii="Arial" w:hAnsi="Arial" w:eastAsia="Arial" w:cs="Arial"/>
          <w:sz w:val="22"/>
          <w:szCs w:val="22"/>
        </w:rPr>
        <w:t xml:space="preserve"> and group</w:t>
      </w:r>
      <w:r w:rsidRPr="61CD0401" w:rsidR="00BF0970">
        <w:rPr>
          <w:rFonts w:ascii="Arial" w:hAnsi="Arial" w:eastAsia="Arial" w:cs="Arial"/>
          <w:sz w:val="22"/>
          <w:szCs w:val="22"/>
        </w:rPr>
        <w:t>ed</w:t>
      </w:r>
      <w:r w:rsidRPr="61CD0401" w:rsidR="11D084BB">
        <w:rPr>
          <w:rFonts w:ascii="Arial" w:hAnsi="Arial" w:eastAsia="Arial" w:cs="Arial"/>
          <w:sz w:val="22"/>
          <w:szCs w:val="22"/>
        </w:rPr>
        <w:t xml:space="preserve"> similar features together</w:t>
      </w:r>
      <w:r w:rsidRPr="61CD0401" w:rsidR="00B708CE">
        <w:rPr>
          <w:rFonts w:ascii="Arial" w:hAnsi="Arial" w:eastAsia="Arial" w:cs="Arial"/>
          <w:sz w:val="22"/>
          <w:szCs w:val="22"/>
        </w:rPr>
        <w:t xml:space="preserve"> as shown in </w:t>
      </w:r>
      <w:r w:rsidRPr="61CD0401" w:rsidR="00B05C20">
        <w:rPr>
          <w:rFonts w:ascii="Arial" w:hAnsi="Arial" w:eastAsia="Arial" w:cs="Arial"/>
          <w:sz w:val="22"/>
          <w:szCs w:val="22"/>
        </w:rPr>
        <w:t>Appendix, Transformations section</w:t>
      </w:r>
      <w:r w:rsidRPr="61CD0401" w:rsidR="11D084BB">
        <w:rPr>
          <w:rFonts w:ascii="Arial" w:hAnsi="Arial" w:eastAsia="Arial" w:cs="Arial"/>
          <w:sz w:val="22"/>
          <w:szCs w:val="22"/>
        </w:rPr>
        <w:t>.</w:t>
      </w:r>
    </w:p>
    <w:p w:rsidRPr="002F169A" w:rsidR="002F169A" w:rsidP="002F169A" w:rsidRDefault="00CC19BC" w14:paraId="2874D282" w14:textId="618705F3">
      <w:pPr>
        <w:spacing w:before="195" w:after="195" w:line="360" w:lineRule="auto"/>
        <w:jc w:val="both"/>
        <w:rPr>
          <w:rFonts w:ascii="Arial" w:hAnsi="Arial" w:eastAsia="Arial" w:cs="Arial"/>
          <w:sz w:val="22"/>
          <w:szCs w:val="22"/>
        </w:rPr>
      </w:pPr>
      <w:r w:rsidRPr="00CC19BC">
        <w:rPr>
          <w:rFonts w:ascii="Arial" w:hAnsi="Arial" w:eastAsia="Arial" w:cs="Arial"/>
          <w:sz w:val="22"/>
          <w:szCs w:val="22"/>
        </w:rPr>
        <w:lastRenderedPageBreak/>
        <w:t>The homogenized features facilitated more accurate comparisons and analyses across different brands, thereby enhancing the performance of semantic similarity models and recommendation systems that depend on consistent data inputs.</w:t>
      </w:r>
    </w:p>
    <w:p w:rsidRPr="005B5F87" w:rsidR="00046946" w:rsidP="005B5F87" w:rsidRDefault="00592CE5" w14:paraId="381631FB" w14:textId="42C0EFF5">
      <w:pPr>
        <w:pStyle w:val="Heading3"/>
        <w:rPr>
          <w:rFonts w:ascii="Arial" w:hAnsi="Arial" w:cs="Arial"/>
          <w:b/>
          <w:bCs/>
          <w:sz w:val="22"/>
          <w:szCs w:val="22"/>
        </w:rPr>
      </w:pPr>
      <w:bookmarkStart w:name="_Toc179028768" w:id="7"/>
      <w:r w:rsidRPr="005B5F87">
        <w:rPr>
          <w:rFonts w:ascii="Arial" w:hAnsi="Arial" w:cs="Arial"/>
          <w:b/>
          <w:bCs/>
          <w:sz w:val="22"/>
          <w:szCs w:val="22"/>
        </w:rPr>
        <w:t>3.</w:t>
      </w:r>
      <w:r w:rsidRPr="005B5F87" w:rsidR="005B5F87">
        <w:rPr>
          <w:rFonts w:ascii="Arial" w:hAnsi="Arial" w:cs="Arial"/>
          <w:b/>
          <w:bCs/>
          <w:sz w:val="22"/>
          <w:szCs w:val="22"/>
        </w:rPr>
        <w:t>4</w:t>
      </w:r>
      <w:r w:rsidRPr="005B5F87" w:rsidR="00046946">
        <w:rPr>
          <w:rFonts w:ascii="Arial" w:hAnsi="Arial" w:cs="Arial"/>
          <w:b/>
          <w:bCs/>
          <w:sz w:val="22"/>
          <w:szCs w:val="22"/>
        </w:rPr>
        <w:t>. Feature Engineering and Embedding Models</w:t>
      </w:r>
      <w:bookmarkEnd w:id="7"/>
    </w:p>
    <w:p w:rsidRPr="0093718C" w:rsidR="00046946" w:rsidP="00482321" w:rsidRDefault="00046946" w14:paraId="46883543" w14:textId="77777777">
      <w:pPr>
        <w:spacing w:line="360" w:lineRule="auto"/>
        <w:rPr>
          <w:rFonts w:ascii="Arial" w:hAnsi="Arial" w:cs="Arial"/>
          <w:sz w:val="22"/>
          <w:szCs w:val="22"/>
        </w:rPr>
      </w:pPr>
      <w:r w:rsidRPr="0093718C">
        <w:rPr>
          <w:rFonts w:ascii="Arial" w:hAnsi="Arial" w:cs="Arial"/>
          <w:sz w:val="22"/>
          <w:szCs w:val="22"/>
        </w:rPr>
        <w:t>To convert the structured data into a form suitable for machine learning, we encoded the product features as embeddings. Each feature (e.g., fit, material, color) was transformed into a numerical vector representation. These embeddings were used to capture the semantic meaning of each product and allow for advanced analysis of similarities and differences between luxury and retail items.</w:t>
      </w:r>
    </w:p>
    <w:p w:rsidRPr="0093718C" w:rsidR="00046946" w:rsidP="00482321" w:rsidRDefault="00046946" w14:paraId="72702553" w14:textId="77777777">
      <w:pPr>
        <w:spacing w:line="360" w:lineRule="auto"/>
        <w:rPr>
          <w:rFonts w:ascii="Arial" w:hAnsi="Arial" w:cs="Arial"/>
          <w:sz w:val="22"/>
          <w:szCs w:val="22"/>
        </w:rPr>
      </w:pPr>
      <w:r w:rsidRPr="0093718C">
        <w:rPr>
          <w:rFonts w:ascii="Arial" w:hAnsi="Arial" w:cs="Arial"/>
          <w:sz w:val="22"/>
          <w:szCs w:val="22"/>
        </w:rPr>
        <w:t>We used the following steps to process the data:</w:t>
      </w:r>
    </w:p>
    <w:p w:rsidRPr="0093718C" w:rsidR="00046946" w:rsidP="00482321" w:rsidRDefault="00046946" w14:paraId="5354E720" w14:textId="77777777">
      <w:pPr>
        <w:numPr>
          <w:ilvl w:val="0"/>
          <w:numId w:val="2"/>
        </w:numPr>
        <w:spacing w:line="360" w:lineRule="auto"/>
        <w:rPr>
          <w:rFonts w:ascii="Arial" w:hAnsi="Arial" w:cs="Arial"/>
          <w:sz w:val="22"/>
          <w:szCs w:val="22"/>
        </w:rPr>
      </w:pPr>
      <w:r w:rsidRPr="0093718C">
        <w:rPr>
          <w:rFonts w:ascii="Arial" w:hAnsi="Arial" w:cs="Arial"/>
          <w:b/>
          <w:bCs/>
          <w:sz w:val="22"/>
          <w:szCs w:val="22"/>
        </w:rPr>
        <w:t>Normalization</w:t>
      </w:r>
      <w:r w:rsidRPr="0093718C">
        <w:rPr>
          <w:rFonts w:ascii="Arial" w:hAnsi="Arial" w:cs="Arial"/>
          <w:sz w:val="22"/>
          <w:szCs w:val="22"/>
        </w:rPr>
        <w:t>: All features were normalized to ensure uniformity across the dataset.</w:t>
      </w:r>
    </w:p>
    <w:p w:rsidRPr="0093718C" w:rsidR="00046946" w:rsidP="00482321" w:rsidRDefault="00046946" w14:paraId="7B3387C5" w14:textId="77777777">
      <w:pPr>
        <w:numPr>
          <w:ilvl w:val="0"/>
          <w:numId w:val="2"/>
        </w:numPr>
        <w:spacing w:line="360" w:lineRule="auto"/>
        <w:rPr>
          <w:rFonts w:ascii="Arial" w:hAnsi="Arial" w:cs="Arial"/>
          <w:sz w:val="22"/>
          <w:szCs w:val="22"/>
        </w:rPr>
      </w:pPr>
      <w:r w:rsidRPr="0093718C">
        <w:rPr>
          <w:rFonts w:ascii="Arial" w:hAnsi="Arial" w:cs="Arial"/>
          <w:b/>
          <w:bCs/>
          <w:sz w:val="22"/>
          <w:szCs w:val="22"/>
        </w:rPr>
        <w:t>Embedding Models</w:t>
      </w:r>
      <w:r w:rsidRPr="0093718C">
        <w:rPr>
          <w:rFonts w:ascii="Arial" w:hAnsi="Arial" w:cs="Arial"/>
          <w:sz w:val="22"/>
          <w:szCs w:val="22"/>
        </w:rPr>
        <w:t>: Pre-trained embedding models were applied to encode each product’s characteristics into a high-dimensional vector space.</w:t>
      </w:r>
    </w:p>
    <w:p w:rsidRPr="0093718C" w:rsidR="00046946" w:rsidP="00482321" w:rsidRDefault="00046946" w14:paraId="02EC85E8" w14:textId="6F3E865D">
      <w:pPr>
        <w:numPr>
          <w:ilvl w:val="0"/>
          <w:numId w:val="2"/>
        </w:numPr>
        <w:spacing w:line="360" w:lineRule="auto"/>
        <w:rPr>
          <w:rFonts w:ascii="Arial" w:hAnsi="Arial" w:cs="Arial"/>
          <w:sz w:val="22"/>
          <w:szCs w:val="22"/>
        </w:rPr>
      </w:pPr>
      <w:r w:rsidRPr="0093718C">
        <w:rPr>
          <w:rFonts w:ascii="Arial" w:hAnsi="Arial" w:cs="Arial"/>
          <w:b/>
          <w:bCs/>
          <w:sz w:val="22"/>
          <w:szCs w:val="22"/>
        </w:rPr>
        <w:t>Cosine Similarity</w:t>
      </w:r>
      <w:r w:rsidRPr="0093718C">
        <w:rPr>
          <w:rFonts w:ascii="Arial" w:hAnsi="Arial" w:cs="Arial"/>
          <w:sz w:val="22"/>
          <w:szCs w:val="22"/>
        </w:rPr>
        <w:t xml:space="preserve">: We used cosine similarity to calculate the distance between product vectors, enabling the identification of stylistically </w:t>
      </w:r>
      <w:r w:rsidRPr="0093718C" w:rsidR="3B41EF2C">
        <w:rPr>
          <w:rFonts w:ascii="Arial" w:hAnsi="Arial" w:cs="Arial"/>
          <w:sz w:val="22"/>
          <w:szCs w:val="22"/>
        </w:rPr>
        <w:t>comparable</w:t>
      </w:r>
      <w:r w:rsidRPr="0093718C">
        <w:rPr>
          <w:rFonts w:ascii="Arial" w:hAnsi="Arial" w:cs="Arial"/>
          <w:sz w:val="22"/>
          <w:szCs w:val="22"/>
        </w:rPr>
        <w:t xml:space="preserve"> items.</w:t>
      </w:r>
    </w:p>
    <w:p w:rsidRPr="0093718C" w:rsidR="001B5E8D" w:rsidP="001B5E8D" w:rsidRDefault="001B5E8D" w14:paraId="0D8D2BD7" w14:textId="77777777">
      <w:pPr>
        <w:spacing w:line="360" w:lineRule="auto"/>
        <w:rPr>
          <w:rFonts w:ascii="Arial" w:hAnsi="Arial" w:cs="Arial"/>
          <w:sz w:val="22"/>
          <w:szCs w:val="22"/>
        </w:rPr>
      </w:pPr>
    </w:p>
    <w:p w:rsidR="00B715A1" w:rsidP="00B715A1" w:rsidRDefault="001B5E8D" w14:paraId="3931BE43" w14:textId="77777777">
      <w:pPr>
        <w:keepNext/>
        <w:spacing w:line="360" w:lineRule="auto"/>
      </w:pPr>
      <w:r w:rsidRPr="0093718C">
        <w:rPr>
          <w:rFonts w:ascii="Arial" w:hAnsi="Arial" w:cs="Arial"/>
          <w:noProof/>
          <w:sz w:val="22"/>
          <w:szCs w:val="22"/>
        </w:rPr>
        <w:drawing>
          <wp:inline distT="0" distB="0" distL="0" distR="0" wp14:anchorId="23244FD6" wp14:editId="3E9C64DE">
            <wp:extent cx="5001455" cy="865139"/>
            <wp:effectExtent l="0" t="0" r="0" b="0"/>
            <wp:docPr id="1117699222" name="Picture 1" descr="A diagram of a c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99222" name="Picture 1" descr="A diagram of a cost&#10;&#10;Description automatically generated"/>
                    <pic:cNvPicPr/>
                  </pic:nvPicPr>
                  <pic:blipFill>
                    <a:blip r:embed="rId15"/>
                    <a:stretch>
                      <a:fillRect/>
                    </a:stretch>
                  </pic:blipFill>
                  <pic:spPr>
                    <a:xfrm>
                      <a:off x="0" y="0"/>
                      <a:ext cx="5019405" cy="868244"/>
                    </a:xfrm>
                    <a:prstGeom prst="rect">
                      <a:avLst/>
                    </a:prstGeom>
                  </pic:spPr>
                </pic:pic>
              </a:graphicData>
            </a:graphic>
          </wp:inline>
        </w:drawing>
      </w:r>
    </w:p>
    <w:p w:rsidRPr="0093718C" w:rsidR="008C1FA5" w:rsidP="00B715A1" w:rsidRDefault="00B715A1" w14:paraId="1AEF25BF" w14:textId="07A7E66B">
      <w:pPr>
        <w:pStyle w:val="Caption"/>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5</w:t>
      </w:r>
      <w:r>
        <w:fldChar w:fldCharType="end"/>
      </w:r>
      <w:r>
        <w:t>: algorithm to encode data using Embeddings and centroids.</w:t>
      </w:r>
    </w:p>
    <w:p w:rsidRPr="0093718C" w:rsidR="008C1FA5" w:rsidP="008C1FA5" w:rsidRDefault="008C1FA5" w14:paraId="6D576597" w14:textId="77777777">
      <w:pPr>
        <w:spacing w:line="360" w:lineRule="auto"/>
        <w:rPr>
          <w:rFonts w:ascii="Arial" w:hAnsi="Arial" w:cs="Arial"/>
          <w:sz w:val="22"/>
          <w:szCs w:val="22"/>
        </w:rPr>
      </w:pPr>
    </w:p>
    <w:p w:rsidRPr="005B5F87" w:rsidR="1CC914B3" w:rsidP="005B5F87" w:rsidRDefault="00592CE5" w14:paraId="150587EF" w14:textId="2C851AF9">
      <w:pPr>
        <w:pStyle w:val="Heading3"/>
        <w:rPr>
          <w:rFonts w:ascii="Arial" w:hAnsi="Arial" w:cs="Arial"/>
          <w:b/>
          <w:bCs/>
          <w:sz w:val="22"/>
          <w:szCs w:val="22"/>
        </w:rPr>
      </w:pPr>
      <w:bookmarkStart w:name="_Toc179028769" w:id="8"/>
      <w:r w:rsidRPr="005B5F87">
        <w:rPr>
          <w:rFonts w:ascii="Arial" w:hAnsi="Arial" w:cs="Arial"/>
          <w:b/>
          <w:bCs/>
          <w:sz w:val="22"/>
          <w:szCs w:val="22"/>
        </w:rPr>
        <w:t>3.</w:t>
      </w:r>
      <w:r w:rsidR="005B5F87">
        <w:rPr>
          <w:rFonts w:ascii="Arial" w:hAnsi="Arial" w:cs="Arial"/>
          <w:b/>
          <w:bCs/>
          <w:sz w:val="22"/>
          <w:szCs w:val="22"/>
        </w:rPr>
        <w:t>5</w:t>
      </w:r>
      <w:r w:rsidRPr="005B5F87" w:rsidR="00046946">
        <w:rPr>
          <w:rFonts w:ascii="Arial" w:hAnsi="Arial" w:cs="Arial"/>
          <w:b/>
          <w:bCs/>
          <w:sz w:val="22"/>
          <w:szCs w:val="22"/>
        </w:rPr>
        <w:t xml:space="preserve">. </w:t>
      </w:r>
      <w:r w:rsidRPr="005B5F87" w:rsidR="2292AB01">
        <w:rPr>
          <w:rFonts w:ascii="Arial" w:hAnsi="Arial" w:cs="Arial"/>
          <w:b/>
          <w:bCs/>
          <w:sz w:val="22"/>
          <w:szCs w:val="22"/>
        </w:rPr>
        <w:t>Recommendation System Development</w:t>
      </w:r>
      <w:bookmarkEnd w:id="8"/>
    </w:p>
    <w:p w:rsidRPr="0093718C" w:rsidR="00046946" w:rsidP="00482321" w:rsidRDefault="00046946" w14:paraId="2E926E26" w14:textId="77777777">
      <w:pPr>
        <w:spacing w:line="360" w:lineRule="auto"/>
        <w:rPr>
          <w:rFonts w:ascii="Arial" w:hAnsi="Arial" w:cs="Arial"/>
          <w:sz w:val="22"/>
          <w:szCs w:val="22"/>
        </w:rPr>
      </w:pPr>
      <w:r w:rsidRPr="0093718C">
        <w:rPr>
          <w:rFonts w:ascii="Arial" w:hAnsi="Arial" w:cs="Arial"/>
          <w:sz w:val="22"/>
          <w:szCs w:val="22"/>
        </w:rPr>
        <w:t>Using the structured data and embeddings, we developed a recommendation system featuring three main use cases:</w:t>
      </w:r>
    </w:p>
    <w:p w:rsidRPr="0093718C" w:rsidR="00046946" w:rsidP="00482321" w:rsidRDefault="00046946" w14:paraId="429874D5" w14:textId="6F6C43E3">
      <w:pPr>
        <w:numPr>
          <w:ilvl w:val="0"/>
          <w:numId w:val="3"/>
        </w:numPr>
        <w:spacing w:line="360" w:lineRule="auto"/>
        <w:rPr>
          <w:rFonts w:ascii="Arial" w:hAnsi="Arial" w:cs="Arial"/>
          <w:sz w:val="22"/>
          <w:szCs w:val="22"/>
        </w:rPr>
      </w:pPr>
      <w:r w:rsidRPr="0093718C">
        <w:rPr>
          <w:rFonts w:ascii="Arial" w:hAnsi="Arial" w:cs="Arial"/>
          <w:b/>
          <w:bCs/>
          <w:sz w:val="22"/>
          <w:szCs w:val="22"/>
        </w:rPr>
        <w:t>Luxury to Retail Recommendations</w:t>
      </w:r>
      <w:r w:rsidRPr="0093718C">
        <w:rPr>
          <w:rFonts w:ascii="Arial" w:hAnsi="Arial" w:cs="Arial"/>
          <w:sz w:val="22"/>
          <w:szCs w:val="22"/>
        </w:rPr>
        <w:t xml:space="preserve">: The system finds stylistically </w:t>
      </w:r>
      <w:r w:rsidRPr="0093718C" w:rsidR="6A9D6248">
        <w:rPr>
          <w:rFonts w:ascii="Arial" w:hAnsi="Arial" w:cs="Arial"/>
          <w:sz w:val="22"/>
          <w:szCs w:val="22"/>
        </w:rPr>
        <w:t xml:space="preserve">comparable </w:t>
      </w:r>
      <w:r w:rsidRPr="0093718C">
        <w:rPr>
          <w:rFonts w:ascii="Arial" w:hAnsi="Arial" w:cs="Arial"/>
          <w:sz w:val="22"/>
          <w:szCs w:val="22"/>
        </w:rPr>
        <w:t xml:space="preserve">items across luxury and retail brands. For example, it identifies retail products that are </w:t>
      </w:r>
      <w:proofErr w:type="gramStart"/>
      <w:r w:rsidRPr="0093718C">
        <w:rPr>
          <w:rFonts w:ascii="Arial" w:hAnsi="Arial" w:cs="Arial"/>
          <w:sz w:val="22"/>
          <w:szCs w:val="22"/>
        </w:rPr>
        <w:t>similar to</w:t>
      </w:r>
      <w:proofErr w:type="gramEnd"/>
      <w:r w:rsidRPr="0093718C">
        <w:rPr>
          <w:rFonts w:ascii="Arial" w:hAnsi="Arial" w:cs="Arial"/>
          <w:sz w:val="22"/>
          <w:szCs w:val="22"/>
        </w:rPr>
        <w:t xml:space="preserve"> high-end luxury items.</w:t>
      </w:r>
    </w:p>
    <w:p w:rsidR="001C3E9C" w:rsidP="001C3E9C" w:rsidRDefault="00D34E9F" w14:paraId="0C200F10" w14:textId="77777777">
      <w:pPr>
        <w:keepNext/>
        <w:spacing w:line="360" w:lineRule="auto"/>
        <w:ind w:left="720"/>
      </w:pPr>
      <w:r w:rsidRPr="0093718C">
        <w:rPr>
          <w:rFonts w:ascii="Arial" w:hAnsi="Arial" w:cs="Arial"/>
          <w:noProof/>
          <w:sz w:val="22"/>
          <w:szCs w:val="22"/>
        </w:rPr>
        <w:drawing>
          <wp:inline distT="0" distB="0" distL="0" distR="0" wp14:anchorId="3845147B" wp14:editId="35FF058F">
            <wp:extent cx="5400040" cy="551180"/>
            <wp:effectExtent l="0" t="0" r="0" b="1270"/>
            <wp:docPr id="1088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7866" name=""/>
                    <pic:cNvPicPr/>
                  </pic:nvPicPr>
                  <pic:blipFill>
                    <a:blip r:embed="rId16"/>
                    <a:stretch>
                      <a:fillRect/>
                    </a:stretch>
                  </pic:blipFill>
                  <pic:spPr>
                    <a:xfrm>
                      <a:off x="0" y="0"/>
                      <a:ext cx="5584336" cy="569991"/>
                    </a:xfrm>
                    <a:prstGeom prst="rect">
                      <a:avLst/>
                    </a:prstGeom>
                  </pic:spPr>
                </pic:pic>
              </a:graphicData>
            </a:graphic>
          </wp:inline>
        </w:drawing>
      </w:r>
    </w:p>
    <w:p w:rsidRPr="0093718C" w:rsidR="00D34E9F" w:rsidP="001C3E9C" w:rsidRDefault="001C3E9C" w14:paraId="7E082DE5" w14:textId="5BA4188E">
      <w:pPr>
        <w:pStyle w:val="Caption"/>
        <w:ind w:firstLine="810"/>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6</w:t>
      </w:r>
      <w:r>
        <w:fldChar w:fldCharType="end"/>
      </w:r>
      <w:r>
        <w:t xml:space="preserve">: </w:t>
      </w:r>
      <w:r w:rsidR="006700FD">
        <w:t xml:space="preserve">Recommendation process from </w:t>
      </w:r>
      <w:r>
        <w:t>Luxury item</w:t>
      </w:r>
      <w:r w:rsidR="006700FD">
        <w:t xml:space="preserve"> selection</w:t>
      </w:r>
    </w:p>
    <w:p w:rsidRPr="0093718C" w:rsidR="00046946" w:rsidP="00482321" w:rsidRDefault="00046946" w14:paraId="6DC6DEBA" w14:textId="00744C23">
      <w:pPr>
        <w:numPr>
          <w:ilvl w:val="0"/>
          <w:numId w:val="3"/>
        </w:numPr>
        <w:spacing w:line="360" w:lineRule="auto"/>
        <w:rPr>
          <w:rFonts w:ascii="Arial" w:hAnsi="Arial" w:cs="Arial"/>
          <w:sz w:val="22"/>
          <w:szCs w:val="22"/>
        </w:rPr>
      </w:pPr>
      <w:r w:rsidRPr="0093718C">
        <w:rPr>
          <w:rFonts w:ascii="Arial" w:hAnsi="Arial" w:cs="Arial"/>
          <w:b/>
          <w:bCs/>
          <w:sz w:val="22"/>
          <w:szCs w:val="22"/>
        </w:rPr>
        <w:lastRenderedPageBreak/>
        <w:t>Text-to-Product Recommendations</w:t>
      </w:r>
      <w:r w:rsidRPr="0093718C">
        <w:rPr>
          <w:rFonts w:ascii="Arial" w:hAnsi="Arial" w:cs="Arial"/>
          <w:sz w:val="22"/>
          <w:szCs w:val="22"/>
        </w:rPr>
        <w:t>: Based on a user-provided text description (e.g., "flowing summer dress"), the system suggests products that match the described features.</w:t>
      </w:r>
    </w:p>
    <w:p w:rsidR="006700FD" w:rsidP="006700FD" w:rsidRDefault="00CA2A44" w14:paraId="578D2610" w14:textId="77777777">
      <w:pPr>
        <w:keepNext/>
        <w:spacing w:line="360" w:lineRule="auto"/>
        <w:ind w:left="720"/>
      </w:pPr>
      <w:r w:rsidRPr="0093718C">
        <w:rPr>
          <w:rFonts w:ascii="Arial" w:hAnsi="Arial" w:cs="Arial"/>
          <w:noProof/>
          <w:sz w:val="22"/>
          <w:szCs w:val="22"/>
        </w:rPr>
        <w:drawing>
          <wp:inline distT="0" distB="0" distL="0" distR="0" wp14:anchorId="22538FFC" wp14:editId="7E28F5CB">
            <wp:extent cx="4158343" cy="531529"/>
            <wp:effectExtent l="0" t="0" r="0" b="1905"/>
            <wp:docPr id="929993046" name="Picture 1" descr="A black arrow pointing to a purpl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93046" name="Picture 1" descr="A black arrow pointing to a purple rectangle&#10;&#10;Description automatically generated"/>
                    <pic:cNvPicPr/>
                  </pic:nvPicPr>
                  <pic:blipFill>
                    <a:blip r:embed="rId17"/>
                    <a:stretch>
                      <a:fillRect/>
                    </a:stretch>
                  </pic:blipFill>
                  <pic:spPr>
                    <a:xfrm>
                      <a:off x="0" y="0"/>
                      <a:ext cx="4294819" cy="548974"/>
                    </a:xfrm>
                    <a:prstGeom prst="rect">
                      <a:avLst/>
                    </a:prstGeom>
                  </pic:spPr>
                </pic:pic>
              </a:graphicData>
            </a:graphic>
          </wp:inline>
        </w:drawing>
      </w:r>
    </w:p>
    <w:p w:rsidRPr="0093718C" w:rsidR="00CA2A44" w:rsidP="006700FD" w:rsidRDefault="006700FD" w14:paraId="4F683DF0" w14:textId="11F0CB40">
      <w:pPr>
        <w:pStyle w:val="Caption"/>
        <w:ind w:firstLine="720"/>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7</w:t>
      </w:r>
      <w:r>
        <w:fldChar w:fldCharType="end"/>
      </w:r>
      <w:r>
        <w:t>: Recommendation process from user input</w:t>
      </w:r>
    </w:p>
    <w:p w:rsidRPr="0093718C" w:rsidR="00046946" w:rsidP="00482321" w:rsidRDefault="00046946" w14:paraId="015B6D20" w14:textId="77777777">
      <w:pPr>
        <w:numPr>
          <w:ilvl w:val="0"/>
          <w:numId w:val="3"/>
        </w:numPr>
        <w:spacing w:line="360" w:lineRule="auto"/>
        <w:rPr>
          <w:rFonts w:ascii="Arial" w:hAnsi="Arial" w:cs="Arial"/>
          <w:sz w:val="22"/>
          <w:szCs w:val="22"/>
        </w:rPr>
      </w:pPr>
      <w:r w:rsidRPr="0093718C">
        <w:rPr>
          <w:rFonts w:ascii="Arial" w:hAnsi="Arial" w:cs="Arial"/>
          <w:b/>
          <w:bCs/>
          <w:sz w:val="22"/>
          <w:szCs w:val="22"/>
        </w:rPr>
        <w:t>Image-to-Product Recommendations</w:t>
      </w:r>
      <w:r w:rsidRPr="0093718C">
        <w:rPr>
          <w:rFonts w:ascii="Arial" w:hAnsi="Arial" w:cs="Arial"/>
          <w:sz w:val="22"/>
          <w:szCs w:val="22"/>
        </w:rPr>
        <w:t>: Using a reference image, the system recommends fashion items that share similar characteristics to the provided image.</w:t>
      </w:r>
    </w:p>
    <w:p w:rsidR="006700FD" w:rsidP="006700FD" w:rsidRDefault="00CA2A44" w14:paraId="32C96CCF" w14:textId="77777777">
      <w:pPr>
        <w:keepNext/>
        <w:spacing w:line="360" w:lineRule="auto"/>
        <w:ind w:left="720"/>
      </w:pPr>
      <w:r w:rsidRPr="0093718C">
        <w:rPr>
          <w:rFonts w:ascii="Arial" w:hAnsi="Arial" w:cs="Arial"/>
          <w:noProof/>
          <w:sz w:val="22"/>
          <w:szCs w:val="22"/>
        </w:rPr>
        <w:drawing>
          <wp:inline distT="0" distB="0" distL="0" distR="0" wp14:anchorId="23A59509" wp14:editId="51C816A9">
            <wp:extent cx="5651776" cy="631372"/>
            <wp:effectExtent l="0" t="0" r="6350" b="0"/>
            <wp:docPr id="206366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68020" name=""/>
                    <pic:cNvPicPr/>
                  </pic:nvPicPr>
                  <pic:blipFill>
                    <a:blip r:embed="rId18"/>
                    <a:stretch>
                      <a:fillRect/>
                    </a:stretch>
                  </pic:blipFill>
                  <pic:spPr>
                    <a:xfrm>
                      <a:off x="0" y="0"/>
                      <a:ext cx="5687897" cy="635407"/>
                    </a:xfrm>
                    <a:prstGeom prst="rect">
                      <a:avLst/>
                    </a:prstGeom>
                  </pic:spPr>
                </pic:pic>
              </a:graphicData>
            </a:graphic>
          </wp:inline>
        </w:drawing>
      </w:r>
    </w:p>
    <w:p w:rsidRPr="0093718C" w:rsidR="0067300B" w:rsidP="006700FD" w:rsidRDefault="006700FD" w14:paraId="0DB9685C" w14:textId="0693051F">
      <w:pPr>
        <w:pStyle w:val="Caption"/>
        <w:ind w:firstLine="720"/>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8</w:t>
      </w:r>
      <w:r>
        <w:fldChar w:fldCharType="end"/>
      </w:r>
      <w:r>
        <w:t>: Recommendation process from user image</w:t>
      </w:r>
    </w:p>
    <w:p w:rsidR="006700FD" w:rsidP="006700FD" w:rsidRDefault="00AA0323" w14:paraId="2AFD7C02" w14:textId="77777777">
      <w:pPr>
        <w:keepNext/>
        <w:spacing w:line="360" w:lineRule="auto"/>
        <w:jc w:val="right"/>
      </w:pPr>
      <w:r w:rsidRPr="0093718C">
        <w:rPr>
          <w:rFonts w:ascii="Arial" w:hAnsi="Arial" w:cs="Arial"/>
          <w:noProof/>
          <w:sz w:val="22"/>
          <w:szCs w:val="22"/>
        </w:rPr>
        <w:drawing>
          <wp:inline distT="0" distB="0" distL="0" distR="0" wp14:anchorId="008FA7B9" wp14:editId="0A780FB9">
            <wp:extent cx="5400040" cy="1200150"/>
            <wp:effectExtent l="0" t="0" r="0" b="0"/>
            <wp:docPr id="64220825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08253" name="Picture 1" descr="A diagram of a flowchart&#10;&#10;Description automatically generated"/>
                    <pic:cNvPicPr/>
                  </pic:nvPicPr>
                  <pic:blipFill>
                    <a:blip r:embed="rId19"/>
                    <a:stretch>
                      <a:fillRect/>
                    </a:stretch>
                  </pic:blipFill>
                  <pic:spPr>
                    <a:xfrm>
                      <a:off x="0" y="0"/>
                      <a:ext cx="5400040" cy="1200150"/>
                    </a:xfrm>
                    <a:prstGeom prst="rect">
                      <a:avLst/>
                    </a:prstGeom>
                  </pic:spPr>
                </pic:pic>
              </a:graphicData>
            </a:graphic>
          </wp:inline>
        </w:drawing>
      </w:r>
    </w:p>
    <w:p w:rsidRPr="0093718C" w:rsidR="0067300B" w:rsidP="006700FD" w:rsidRDefault="006700FD" w14:paraId="4EC17ECA" w14:textId="34905E81">
      <w:pPr>
        <w:pStyle w:val="Caption"/>
        <w:ind w:firstLine="720"/>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9</w:t>
      </w:r>
      <w:r>
        <w:fldChar w:fldCharType="end"/>
      </w:r>
      <w:r>
        <w:t>: Similarity search Recommendation Sub process</w:t>
      </w:r>
    </w:p>
    <w:p w:rsidRPr="0093718C" w:rsidR="0067300B" w:rsidP="0067300B" w:rsidRDefault="0067300B" w14:paraId="1484B3C6" w14:textId="77777777">
      <w:pPr>
        <w:spacing w:line="360" w:lineRule="auto"/>
        <w:rPr>
          <w:rFonts w:ascii="Arial" w:hAnsi="Arial" w:cs="Arial"/>
          <w:sz w:val="22"/>
          <w:szCs w:val="22"/>
        </w:rPr>
      </w:pPr>
    </w:p>
    <w:p w:rsidRPr="005A188C" w:rsidR="00046946" w:rsidP="005A188C" w:rsidRDefault="00592CE5" w14:paraId="2B76194D" w14:textId="0DDEFA2C">
      <w:pPr>
        <w:pStyle w:val="Heading3"/>
        <w:rPr>
          <w:rFonts w:ascii="Arial" w:hAnsi="Arial" w:cs="Arial"/>
          <w:b/>
          <w:bCs/>
          <w:sz w:val="22"/>
          <w:szCs w:val="22"/>
        </w:rPr>
      </w:pPr>
      <w:bookmarkStart w:name="_Toc179028770" w:id="9"/>
      <w:r w:rsidRPr="005A188C">
        <w:rPr>
          <w:rFonts w:ascii="Arial" w:hAnsi="Arial" w:cs="Arial"/>
          <w:b/>
          <w:bCs/>
          <w:sz w:val="22"/>
          <w:szCs w:val="22"/>
        </w:rPr>
        <w:t>3.</w:t>
      </w:r>
      <w:r w:rsidRPr="005A188C" w:rsidR="005B5F87">
        <w:rPr>
          <w:rFonts w:ascii="Arial" w:hAnsi="Arial" w:cs="Arial"/>
          <w:b/>
          <w:bCs/>
          <w:sz w:val="22"/>
          <w:szCs w:val="22"/>
        </w:rPr>
        <w:t>6</w:t>
      </w:r>
      <w:r w:rsidRPr="005A188C" w:rsidR="00046946">
        <w:rPr>
          <w:rFonts w:ascii="Arial" w:hAnsi="Arial" w:cs="Arial"/>
          <w:b/>
          <w:bCs/>
          <w:sz w:val="22"/>
          <w:szCs w:val="22"/>
        </w:rPr>
        <w:t>. Classification and Feature Selection</w:t>
      </w:r>
      <w:bookmarkEnd w:id="9"/>
    </w:p>
    <w:p w:rsidRPr="0093718C" w:rsidR="001B3258" w:rsidP="00482321" w:rsidRDefault="00046946" w14:paraId="218CEBAD" w14:textId="75ED276C">
      <w:pPr>
        <w:spacing w:line="360" w:lineRule="auto"/>
        <w:rPr>
          <w:rFonts w:ascii="Arial" w:hAnsi="Arial" w:cs="Arial"/>
          <w:sz w:val="22"/>
          <w:szCs w:val="22"/>
        </w:rPr>
      </w:pPr>
      <w:r w:rsidRPr="0093718C">
        <w:rPr>
          <w:rFonts w:ascii="Arial" w:hAnsi="Arial" w:cs="Arial"/>
          <w:sz w:val="22"/>
          <w:szCs w:val="22"/>
        </w:rPr>
        <w:t xml:space="preserve">To differentiate between luxury and retail brands, a </w:t>
      </w:r>
      <w:proofErr w:type="spellStart"/>
      <w:r w:rsidRPr="0093718C">
        <w:rPr>
          <w:rFonts w:ascii="Arial" w:hAnsi="Arial" w:cs="Arial"/>
          <w:b/>
          <w:bCs/>
          <w:sz w:val="22"/>
          <w:szCs w:val="22"/>
        </w:rPr>
        <w:t>RandomForestClassifier</w:t>
      </w:r>
      <w:proofErr w:type="spellEnd"/>
      <w:r w:rsidRPr="0093718C">
        <w:rPr>
          <w:rFonts w:ascii="Arial" w:hAnsi="Arial" w:cs="Arial"/>
          <w:sz w:val="22"/>
          <w:szCs w:val="22"/>
        </w:rPr>
        <w:t xml:space="preserve"> model</w:t>
      </w:r>
      <w:r w:rsidR="005D2433">
        <w:rPr>
          <w:rFonts w:ascii="Arial" w:hAnsi="Arial" w:cs="Arial"/>
          <w:sz w:val="22"/>
          <w:szCs w:val="22"/>
        </w:rPr>
        <w:t xml:space="preserve"> was </w:t>
      </w:r>
      <w:r w:rsidR="000F270B">
        <w:rPr>
          <w:rFonts w:ascii="Arial" w:hAnsi="Arial" w:cs="Arial"/>
          <w:sz w:val="22"/>
          <w:szCs w:val="22"/>
        </w:rPr>
        <w:t>trained,</w:t>
      </w:r>
      <w:r w:rsidR="00981A38">
        <w:rPr>
          <w:rFonts w:ascii="Arial" w:hAnsi="Arial" w:cs="Arial"/>
          <w:sz w:val="22"/>
          <w:szCs w:val="22"/>
        </w:rPr>
        <w:t xml:space="preserve"> and a</w:t>
      </w:r>
      <w:r w:rsidRPr="0093718C">
        <w:rPr>
          <w:rFonts w:ascii="Arial" w:hAnsi="Arial" w:cs="Arial"/>
          <w:sz w:val="22"/>
          <w:szCs w:val="22"/>
        </w:rPr>
        <w:t xml:space="preserve"> </w:t>
      </w:r>
      <w:r w:rsidRPr="0093718C">
        <w:rPr>
          <w:rFonts w:ascii="Arial" w:hAnsi="Arial" w:cs="Arial"/>
          <w:b/>
          <w:bCs/>
          <w:sz w:val="22"/>
          <w:szCs w:val="22"/>
        </w:rPr>
        <w:t>recursive feature elimination (RFE)</w:t>
      </w:r>
      <w:r w:rsidRPr="0093718C">
        <w:rPr>
          <w:rFonts w:ascii="Arial" w:hAnsi="Arial" w:cs="Arial"/>
          <w:sz w:val="22"/>
          <w:szCs w:val="22"/>
        </w:rPr>
        <w:t xml:space="preserve"> </w:t>
      </w:r>
      <w:r w:rsidR="000F270B">
        <w:rPr>
          <w:rFonts w:ascii="Arial" w:hAnsi="Arial" w:cs="Arial"/>
          <w:sz w:val="22"/>
          <w:szCs w:val="22"/>
        </w:rPr>
        <w:t xml:space="preserve">process was </w:t>
      </w:r>
      <w:proofErr w:type="gramStart"/>
      <w:r w:rsidR="000F270B">
        <w:rPr>
          <w:rFonts w:ascii="Arial" w:hAnsi="Arial" w:cs="Arial"/>
          <w:sz w:val="22"/>
          <w:szCs w:val="22"/>
        </w:rPr>
        <w:t>apply</w:t>
      </w:r>
      <w:proofErr w:type="gramEnd"/>
      <w:r w:rsidR="000F270B">
        <w:rPr>
          <w:rFonts w:ascii="Arial" w:hAnsi="Arial" w:cs="Arial"/>
          <w:sz w:val="22"/>
          <w:szCs w:val="22"/>
        </w:rPr>
        <w:t xml:space="preserve"> </w:t>
      </w:r>
      <w:r w:rsidRPr="0093718C">
        <w:rPr>
          <w:rFonts w:ascii="Arial" w:hAnsi="Arial" w:cs="Arial"/>
          <w:sz w:val="22"/>
          <w:szCs w:val="22"/>
        </w:rPr>
        <w:t xml:space="preserve">to identify the most relevant features contributing to </w:t>
      </w:r>
      <w:r w:rsidR="000F270B">
        <w:rPr>
          <w:rFonts w:ascii="Arial" w:hAnsi="Arial" w:cs="Arial"/>
          <w:sz w:val="22"/>
          <w:szCs w:val="22"/>
        </w:rPr>
        <w:t xml:space="preserve">the </w:t>
      </w:r>
      <w:r w:rsidRPr="0093718C">
        <w:rPr>
          <w:rFonts w:ascii="Arial" w:hAnsi="Arial" w:cs="Arial"/>
          <w:sz w:val="22"/>
          <w:szCs w:val="22"/>
        </w:rPr>
        <w:t>classification. This step ensured that the classification model focused on the most impactful characteristics, enhancing both accuracy and interpretability.</w:t>
      </w:r>
    </w:p>
    <w:p w:rsidRPr="0090231B" w:rsidR="00046946" w:rsidP="0090231B" w:rsidRDefault="00592CE5" w14:paraId="3E3C439D" w14:textId="73D9D774">
      <w:pPr>
        <w:pStyle w:val="Heading3"/>
        <w:rPr>
          <w:rFonts w:ascii="Arial" w:hAnsi="Arial" w:cs="Arial"/>
          <w:b/>
          <w:bCs/>
          <w:sz w:val="22"/>
          <w:szCs w:val="22"/>
        </w:rPr>
      </w:pPr>
      <w:bookmarkStart w:name="_Toc179028771" w:id="10"/>
      <w:r w:rsidRPr="0090231B">
        <w:rPr>
          <w:rFonts w:ascii="Arial" w:hAnsi="Arial" w:cs="Arial"/>
          <w:b/>
          <w:bCs/>
          <w:sz w:val="22"/>
          <w:szCs w:val="22"/>
        </w:rPr>
        <w:t>3.</w:t>
      </w:r>
      <w:r w:rsidRPr="0090231B" w:rsidR="0090231B">
        <w:rPr>
          <w:rFonts w:ascii="Arial" w:hAnsi="Arial" w:cs="Arial"/>
          <w:b/>
          <w:bCs/>
          <w:sz w:val="22"/>
          <w:szCs w:val="22"/>
        </w:rPr>
        <w:t>7</w:t>
      </w:r>
      <w:r w:rsidRPr="0090231B" w:rsidR="00046946">
        <w:rPr>
          <w:rFonts w:ascii="Arial" w:hAnsi="Arial" w:cs="Arial"/>
          <w:b/>
          <w:bCs/>
          <w:sz w:val="22"/>
          <w:szCs w:val="22"/>
        </w:rPr>
        <w:t>. Semantic Similarity Analysis</w:t>
      </w:r>
      <w:bookmarkEnd w:id="10"/>
    </w:p>
    <w:p w:rsidRPr="0093718C" w:rsidR="00046946" w:rsidP="00482321" w:rsidRDefault="00046946" w14:paraId="28FAB5DA" w14:textId="77777777">
      <w:pPr>
        <w:spacing w:line="360" w:lineRule="auto"/>
        <w:rPr>
          <w:rFonts w:ascii="Arial" w:hAnsi="Arial" w:cs="Arial"/>
          <w:sz w:val="22"/>
          <w:szCs w:val="22"/>
        </w:rPr>
      </w:pPr>
      <w:r w:rsidRPr="0093718C">
        <w:rPr>
          <w:rFonts w:ascii="Arial" w:hAnsi="Arial" w:cs="Arial"/>
          <w:sz w:val="22"/>
          <w:szCs w:val="22"/>
        </w:rPr>
        <w:t>To assess the stylistic similarities and differences between luxury and retail fashion items, we applied the following techniques:</w:t>
      </w:r>
    </w:p>
    <w:p w:rsidRPr="0093718C" w:rsidR="00046946" w:rsidP="00482321" w:rsidRDefault="00046946" w14:paraId="0B2220B4" w14:textId="2715B55B">
      <w:pPr>
        <w:numPr>
          <w:ilvl w:val="0"/>
          <w:numId w:val="4"/>
        </w:numPr>
        <w:spacing w:line="360" w:lineRule="auto"/>
        <w:rPr>
          <w:rFonts w:ascii="Arial" w:hAnsi="Arial" w:cs="Arial"/>
          <w:sz w:val="22"/>
          <w:szCs w:val="22"/>
        </w:rPr>
      </w:pPr>
      <w:r w:rsidRPr="0093718C">
        <w:rPr>
          <w:rFonts w:ascii="Arial" w:hAnsi="Arial" w:cs="Arial"/>
          <w:b/>
          <w:bCs/>
          <w:sz w:val="22"/>
          <w:szCs w:val="22"/>
        </w:rPr>
        <w:t>Hierarchical Clustering</w:t>
      </w:r>
      <w:r w:rsidRPr="0093718C">
        <w:rPr>
          <w:rFonts w:ascii="Arial" w:hAnsi="Arial" w:cs="Arial"/>
          <w:sz w:val="22"/>
          <w:szCs w:val="22"/>
        </w:rPr>
        <w:t xml:space="preserve">: We applied hierarchical clustering to group </w:t>
      </w:r>
      <w:r w:rsidRPr="0093718C" w:rsidR="4BDF09F8">
        <w:rPr>
          <w:rFonts w:ascii="Arial" w:hAnsi="Arial" w:cs="Arial"/>
          <w:sz w:val="22"/>
          <w:szCs w:val="22"/>
        </w:rPr>
        <w:t>comparable</w:t>
      </w:r>
      <w:r w:rsidRPr="0093718C">
        <w:rPr>
          <w:rFonts w:ascii="Arial" w:hAnsi="Arial" w:cs="Arial"/>
          <w:sz w:val="22"/>
          <w:szCs w:val="22"/>
        </w:rPr>
        <w:t xml:space="preserve"> products based on their embedding vectors. This allowed us to visualize clusters of stylistically </w:t>
      </w:r>
      <w:r w:rsidRPr="0093718C" w:rsidR="3320837A">
        <w:rPr>
          <w:rFonts w:ascii="Arial" w:hAnsi="Arial" w:cs="Arial"/>
          <w:sz w:val="22"/>
          <w:szCs w:val="22"/>
        </w:rPr>
        <w:t>comparable</w:t>
      </w:r>
      <w:r w:rsidRPr="0093718C">
        <w:rPr>
          <w:rFonts w:ascii="Arial" w:hAnsi="Arial" w:cs="Arial"/>
          <w:sz w:val="22"/>
          <w:szCs w:val="22"/>
        </w:rPr>
        <w:t xml:space="preserve"> items across luxury and retail brands.</w:t>
      </w:r>
    </w:p>
    <w:p w:rsidRPr="0093718C" w:rsidR="00354D68" w:rsidP="00354D68" w:rsidRDefault="00046946" w14:paraId="6586E56D" w14:textId="5720A69F">
      <w:pPr>
        <w:numPr>
          <w:ilvl w:val="0"/>
          <w:numId w:val="4"/>
        </w:numPr>
        <w:spacing w:line="360" w:lineRule="auto"/>
        <w:rPr>
          <w:rFonts w:ascii="Arial" w:hAnsi="Arial" w:cs="Arial"/>
          <w:sz w:val="22"/>
          <w:szCs w:val="22"/>
        </w:rPr>
      </w:pPr>
      <w:r w:rsidRPr="0093718C">
        <w:rPr>
          <w:rFonts w:ascii="Arial" w:hAnsi="Arial" w:cs="Arial"/>
          <w:b/>
          <w:bCs/>
          <w:sz w:val="22"/>
          <w:szCs w:val="22"/>
        </w:rPr>
        <w:t>Cluster Heatmap</w:t>
      </w:r>
      <w:r w:rsidRPr="0093718C">
        <w:rPr>
          <w:rFonts w:ascii="Arial" w:hAnsi="Arial" w:cs="Arial"/>
          <w:sz w:val="22"/>
          <w:szCs w:val="22"/>
        </w:rPr>
        <w:t xml:space="preserve">: A cluster heatmap was generated using linkage scores to further analyze the relationships between items. This heatmap enabled us to identify clusters </w:t>
      </w:r>
      <w:r w:rsidRPr="0093718C">
        <w:rPr>
          <w:rFonts w:ascii="Arial" w:hAnsi="Arial" w:cs="Arial"/>
          <w:sz w:val="22"/>
          <w:szCs w:val="22"/>
        </w:rPr>
        <w:lastRenderedPageBreak/>
        <w:t xml:space="preserve">of luxury items that were stylistically </w:t>
      </w:r>
      <w:proofErr w:type="gramStart"/>
      <w:r w:rsidRPr="0093718C">
        <w:rPr>
          <w:rFonts w:ascii="Arial" w:hAnsi="Arial" w:cs="Arial"/>
          <w:sz w:val="22"/>
          <w:szCs w:val="22"/>
        </w:rPr>
        <w:t>similar to</w:t>
      </w:r>
      <w:proofErr w:type="gramEnd"/>
      <w:r w:rsidRPr="0093718C">
        <w:rPr>
          <w:rFonts w:ascii="Arial" w:hAnsi="Arial" w:cs="Arial"/>
          <w:sz w:val="22"/>
          <w:szCs w:val="22"/>
        </w:rPr>
        <w:t xml:space="preserve"> retail products, as well as those that were distinct.</w:t>
      </w:r>
    </w:p>
    <w:p w:rsidRPr="004A5DA0" w:rsidR="00046946" w:rsidP="004A5DA0" w:rsidRDefault="00592CE5" w14:paraId="2E08D59D" w14:textId="4A2E839F">
      <w:pPr>
        <w:pStyle w:val="Heading3"/>
        <w:rPr>
          <w:rFonts w:ascii="Arial" w:hAnsi="Arial" w:cs="Arial"/>
          <w:b/>
          <w:bCs/>
          <w:sz w:val="22"/>
          <w:szCs w:val="22"/>
        </w:rPr>
      </w:pPr>
      <w:bookmarkStart w:name="_Toc179028772" w:id="11"/>
      <w:r w:rsidRPr="004A5DA0">
        <w:rPr>
          <w:rFonts w:ascii="Arial" w:hAnsi="Arial" w:cs="Arial"/>
          <w:b/>
          <w:bCs/>
          <w:sz w:val="22"/>
          <w:szCs w:val="22"/>
        </w:rPr>
        <w:t>3.</w:t>
      </w:r>
      <w:r w:rsidR="004A5DA0">
        <w:rPr>
          <w:rFonts w:ascii="Arial" w:hAnsi="Arial" w:cs="Arial"/>
          <w:b/>
          <w:bCs/>
          <w:sz w:val="22"/>
          <w:szCs w:val="22"/>
        </w:rPr>
        <w:t>8</w:t>
      </w:r>
      <w:r w:rsidRPr="004A5DA0" w:rsidR="00046946">
        <w:rPr>
          <w:rFonts w:ascii="Arial" w:hAnsi="Arial" w:cs="Arial"/>
          <w:b/>
          <w:bCs/>
          <w:sz w:val="22"/>
          <w:szCs w:val="22"/>
        </w:rPr>
        <w:t>. Evaluation and Analysis</w:t>
      </w:r>
      <w:bookmarkEnd w:id="11"/>
    </w:p>
    <w:p w:rsidRPr="0093718C" w:rsidR="00046946" w:rsidP="00482321" w:rsidRDefault="00046946" w14:paraId="4647319E" w14:textId="281DB8F9">
      <w:pPr>
        <w:spacing w:line="360" w:lineRule="auto"/>
        <w:rPr>
          <w:rFonts w:ascii="Arial" w:hAnsi="Arial" w:cs="Arial"/>
          <w:sz w:val="22"/>
          <w:szCs w:val="22"/>
        </w:rPr>
      </w:pPr>
      <w:r w:rsidRPr="0093718C">
        <w:rPr>
          <w:rFonts w:ascii="Arial" w:hAnsi="Arial" w:cs="Arial"/>
          <w:sz w:val="22"/>
          <w:szCs w:val="22"/>
        </w:rPr>
        <w:t xml:space="preserve">The </w:t>
      </w:r>
      <w:r w:rsidRPr="0093718C" w:rsidR="58159487">
        <w:rPr>
          <w:rFonts w:ascii="Arial" w:hAnsi="Arial" w:cs="Arial"/>
          <w:sz w:val="22"/>
          <w:szCs w:val="22"/>
        </w:rPr>
        <w:t>decisive</w:t>
      </w:r>
      <w:r w:rsidRPr="0093718C">
        <w:rPr>
          <w:rFonts w:ascii="Arial" w:hAnsi="Arial" w:cs="Arial"/>
          <w:sz w:val="22"/>
          <w:szCs w:val="22"/>
        </w:rPr>
        <w:t xml:space="preserve"> step involved evaluating the system’s performance in both recommendation and semantic similarity analysis. We assessed the effectiveness of the recommendation model through user feedback and validation metrics, such as precision and recall. For semantic similarity, we examined the clusters generated to understand how retail brands may be influenced by luxury fashion or, conversely, how they differ in design</w:t>
      </w:r>
      <w:r w:rsidR="00C42AA2">
        <w:rPr>
          <w:rFonts w:ascii="Arial" w:hAnsi="Arial" w:cs="Arial"/>
          <w:sz w:val="22"/>
          <w:szCs w:val="22"/>
        </w:rPr>
        <w:t xml:space="preserve"> and </w:t>
      </w:r>
      <w:r w:rsidR="004637ED">
        <w:rPr>
          <w:rFonts w:ascii="Arial" w:hAnsi="Arial" w:cs="Arial"/>
          <w:sz w:val="22"/>
          <w:szCs w:val="22"/>
        </w:rPr>
        <w:t xml:space="preserve">explore </w:t>
      </w:r>
      <w:r w:rsidR="004C3604">
        <w:rPr>
          <w:rFonts w:ascii="Arial" w:hAnsi="Arial" w:cs="Arial"/>
          <w:sz w:val="22"/>
          <w:szCs w:val="22"/>
        </w:rPr>
        <w:t>the top 3 least and most similar items</w:t>
      </w:r>
      <w:r w:rsidR="008D4507">
        <w:rPr>
          <w:rFonts w:ascii="Arial" w:hAnsi="Arial" w:cs="Arial"/>
          <w:sz w:val="22"/>
          <w:szCs w:val="22"/>
        </w:rPr>
        <w:t>.</w:t>
      </w:r>
    </w:p>
    <w:p w:rsidRPr="0093718C" w:rsidR="00F603E9" w:rsidP="00482321" w:rsidRDefault="00592CE5" w14:paraId="1D4046D6" w14:textId="0B018C3E">
      <w:pPr>
        <w:pStyle w:val="Heading2"/>
        <w:spacing w:line="360" w:lineRule="auto"/>
        <w:jc w:val="left"/>
        <w:rPr>
          <w:sz w:val="24"/>
          <w:szCs w:val="24"/>
        </w:rPr>
      </w:pPr>
      <w:bookmarkStart w:name="_Toc179028773" w:id="12"/>
      <w:r w:rsidRPr="0093718C">
        <w:rPr>
          <w:sz w:val="24"/>
          <w:szCs w:val="24"/>
        </w:rPr>
        <w:t xml:space="preserve">4. </w:t>
      </w:r>
      <w:r w:rsidRPr="0093718C" w:rsidR="00F603E9">
        <w:rPr>
          <w:sz w:val="24"/>
          <w:szCs w:val="24"/>
        </w:rPr>
        <w:t>Results</w:t>
      </w:r>
      <w:bookmarkEnd w:id="12"/>
    </w:p>
    <w:p w:rsidRPr="0093718C" w:rsidR="006104EF" w:rsidP="00482321" w:rsidRDefault="003A5CDA" w14:paraId="49BC318D" w14:textId="735B76FA">
      <w:pPr>
        <w:spacing w:line="360" w:lineRule="auto"/>
        <w:rPr>
          <w:rFonts w:ascii="Arial" w:hAnsi="Arial" w:cs="Arial"/>
          <w:sz w:val="22"/>
          <w:szCs w:val="22"/>
        </w:rPr>
      </w:pPr>
      <w:r w:rsidRPr="0093718C">
        <w:rPr>
          <w:rFonts w:ascii="Arial" w:hAnsi="Arial" w:cs="Arial"/>
          <w:sz w:val="22"/>
          <w:szCs w:val="22"/>
        </w:rPr>
        <w:t>The results of this study highlight the strengths and limitations of using AI-driven models to translate unstructured fashion data into actionable insights for both recommendation systems and similarity analysis. Below, we present the outcomes for each of the two key use cases: (1) the recommendation system and (2) the creation of tabular data for brand classification and similarity analysis.</w:t>
      </w:r>
    </w:p>
    <w:p w:rsidR="000F7B3C" w:rsidP="004A5DA0" w:rsidRDefault="000F7B3C" w14:paraId="48E3BF26" w14:textId="1A49BFEA">
      <w:pPr>
        <w:pStyle w:val="Heading3"/>
        <w:rPr>
          <w:rFonts w:ascii="Arial" w:hAnsi="Arial" w:cs="Arial"/>
          <w:b/>
          <w:bCs/>
          <w:sz w:val="22"/>
          <w:szCs w:val="22"/>
        </w:rPr>
      </w:pPr>
      <w:bookmarkStart w:name="_Toc179028774" w:id="13"/>
      <w:r w:rsidRPr="004A5DA0">
        <w:rPr>
          <w:rFonts w:ascii="Arial" w:hAnsi="Arial" w:cs="Arial"/>
          <w:b/>
          <w:bCs/>
          <w:sz w:val="22"/>
          <w:szCs w:val="22"/>
        </w:rPr>
        <w:t xml:space="preserve">4.1. </w:t>
      </w:r>
      <w:r w:rsidRPr="004A5DA0" w:rsidR="005B1F61">
        <w:rPr>
          <w:rFonts w:ascii="Arial" w:hAnsi="Arial" w:cs="Arial"/>
          <w:b/>
          <w:bCs/>
          <w:sz w:val="22"/>
          <w:szCs w:val="22"/>
        </w:rPr>
        <w:t>Recommendation systems</w:t>
      </w:r>
      <w:bookmarkEnd w:id="13"/>
      <w:r w:rsidRPr="004A5DA0" w:rsidR="005B1F61">
        <w:rPr>
          <w:rFonts w:ascii="Arial" w:hAnsi="Arial" w:cs="Arial"/>
          <w:b/>
          <w:bCs/>
          <w:sz w:val="22"/>
          <w:szCs w:val="22"/>
        </w:rPr>
        <w:t xml:space="preserve"> </w:t>
      </w:r>
    </w:p>
    <w:p w:rsidRPr="0093718C" w:rsidR="006104EF" w:rsidP="00482321" w:rsidRDefault="00E00426" w14:paraId="2A2AF52A" w14:textId="500C85BB">
      <w:pPr>
        <w:spacing w:line="360" w:lineRule="auto"/>
        <w:rPr>
          <w:rFonts w:ascii="Arial" w:hAnsi="Arial" w:cs="Arial"/>
          <w:sz w:val="22"/>
          <w:szCs w:val="22"/>
        </w:rPr>
      </w:pPr>
      <w:r w:rsidRPr="0093718C">
        <w:rPr>
          <w:rFonts w:ascii="Arial" w:hAnsi="Arial" w:cs="Arial"/>
          <w:sz w:val="22"/>
          <w:szCs w:val="22"/>
        </w:rPr>
        <w:t>The recommendation system, designed to suggest fashion items from retail brands that align with those in luxury brands, delivered satisfactory results. The model leveraged both text and image-based inputs to generate recommendations, which were assessed across use cases:</w:t>
      </w:r>
    </w:p>
    <w:p w:rsidRPr="004A5DA0" w:rsidR="00855A85" w:rsidP="004A5DA0" w:rsidRDefault="00A41426" w14:paraId="2C6FA742" w14:textId="2F58500D">
      <w:pPr>
        <w:pStyle w:val="Heading4"/>
        <w:rPr>
          <w:rFonts w:ascii="Arial" w:hAnsi="Arial" w:cs="Arial"/>
          <w:b/>
          <w:bCs/>
          <w:i w:val="0"/>
          <w:iCs w:val="0"/>
          <w:sz w:val="22"/>
          <w:szCs w:val="22"/>
        </w:rPr>
      </w:pPr>
      <w:r w:rsidRPr="004A5DA0">
        <w:rPr>
          <w:rFonts w:ascii="Arial" w:hAnsi="Arial" w:cs="Arial"/>
          <w:b/>
          <w:bCs/>
          <w:i w:val="0"/>
          <w:iCs w:val="0"/>
          <w:sz w:val="22"/>
          <w:szCs w:val="22"/>
        </w:rPr>
        <w:t xml:space="preserve">4.1.1 </w:t>
      </w:r>
      <w:r w:rsidRPr="004A5DA0" w:rsidR="005D36FE">
        <w:rPr>
          <w:rFonts w:ascii="Arial" w:hAnsi="Arial" w:cs="Arial"/>
          <w:b/>
          <w:bCs/>
          <w:i w:val="0"/>
          <w:iCs w:val="0"/>
          <w:sz w:val="22"/>
          <w:szCs w:val="22"/>
        </w:rPr>
        <w:t>Recommendation of retail items from luxury item selection</w:t>
      </w:r>
    </w:p>
    <w:p w:rsidRPr="0093718C" w:rsidR="001F526D" w:rsidP="00482321" w:rsidRDefault="001F526D" w14:paraId="553FFA3C" w14:textId="7D7C1D91">
      <w:pPr>
        <w:spacing w:line="360" w:lineRule="auto"/>
        <w:rPr>
          <w:rFonts w:ascii="Arial" w:hAnsi="Arial" w:cs="Arial"/>
          <w:sz w:val="22"/>
          <w:szCs w:val="22"/>
        </w:rPr>
      </w:pPr>
      <w:r w:rsidRPr="0093718C">
        <w:rPr>
          <w:rFonts w:ascii="Arial" w:hAnsi="Arial" w:cs="Arial"/>
          <w:sz w:val="22"/>
          <w:szCs w:val="22"/>
        </w:rPr>
        <w:t xml:space="preserve">By selecting an item from luxury brands, the system </w:t>
      </w:r>
      <w:r w:rsidRPr="0093718C" w:rsidR="087807E6">
        <w:rPr>
          <w:rFonts w:ascii="Arial" w:hAnsi="Arial" w:cs="Arial"/>
          <w:sz w:val="22"/>
          <w:szCs w:val="22"/>
        </w:rPr>
        <w:t>identified</w:t>
      </w:r>
      <w:r w:rsidRPr="0093718C">
        <w:rPr>
          <w:rFonts w:ascii="Arial" w:hAnsi="Arial" w:cs="Arial"/>
          <w:sz w:val="22"/>
          <w:szCs w:val="22"/>
        </w:rPr>
        <w:t xml:space="preserve"> retail alternatives that shared a similar style, material, and purpose. These recommendations </w:t>
      </w:r>
      <w:proofErr w:type="gramStart"/>
      <w:r w:rsidRPr="0093718C">
        <w:rPr>
          <w:rFonts w:ascii="Arial" w:hAnsi="Arial" w:cs="Arial"/>
          <w:sz w:val="22"/>
          <w:szCs w:val="22"/>
        </w:rPr>
        <w:t>aligned</w:t>
      </w:r>
      <w:proofErr w:type="gramEnd"/>
      <w:r w:rsidRPr="0093718C">
        <w:rPr>
          <w:rFonts w:ascii="Arial" w:hAnsi="Arial" w:cs="Arial"/>
          <w:sz w:val="22"/>
          <w:szCs w:val="22"/>
        </w:rPr>
        <w:t xml:space="preserve"> well with the intended use case of finding comparable items in retail to luxury products, which can aid users in discovering more affordable alternatives.</w:t>
      </w:r>
    </w:p>
    <w:p w:rsidR="00874279" w:rsidP="00874279" w:rsidRDefault="00471630" w14:paraId="1308CB51" w14:textId="40A0CC87">
      <w:pPr>
        <w:keepNext/>
        <w:spacing w:line="360" w:lineRule="auto"/>
      </w:pPr>
      <w:r w:rsidRPr="00471630">
        <w:rPr>
          <w:rFonts w:ascii="Arial" w:hAnsi="Arial" w:cs="Arial"/>
          <w:noProof/>
          <w:sz w:val="22"/>
          <w:szCs w:val="22"/>
        </w:rPr>
        <w:drawing>
          <wp:inline distT="0" distB="0" distL="0" distR="0" wp14:anchorId="70519BCC" wp14:editId="52BAEBC8">
            <wp:extent cx="5029200" cy="2482887"/>
            <wp:effectExtent l="0" t="0" r="0" b="0"/>
            <wp:docPr id="94179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98740" name=""/>
                    <pic:cNvPicPr/>
                  </pic:nvPicPr>
                  <pic:blipFill>
                    <a:blip r:embed="rId20"/>
                    <a:stretch>
                      <a:fillRect/>
                    </a:stretch>
                  </pic:blipFill>
                  <pic:spPr>
                    <a:xfrm>
                      <a:off x="0" y="0"/>
                      <a:ext cx="5029200" cy="2482887"/>
                    </a:xfrm>
                    <a:prstGeom prst="rect">
                      <a:avLst/>
                    </a:prstGeom>
                  </pic:spPr>
                </pic:pic>
              </a:graphicData>
            </a:graphic>
          </wp:inline>
        </w:drawing>
      </w:r>
    </w:p>
    <w:p w:rsidRPr="0093718C" w:rsidR="0072587F" w:rsidP="00874279" w:rsidRDefault="00874279" w14:paraId="532F7B7D" w14:textId="2EE9DAA3">
      <w:pPr>
        <w:pStyle w:val="Caption"/>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10</w:t>
      </w:r>
      <w:r>
        <w:fldChar w:fldCharType="end"/>
      </w:r>
      <w:r>
        <w:t>: R</w:t>
      </w:r>
      <w:r w:rsidRPr="00874279">
        <w:t>ecommendation of retail items from luxury item selection</w:t>
      </w:r>
    </w:p>
    <w:p w:rsidRPr="004A5DA0" w:rsidR="009E6636" w:rsidP="004A5DA0" w:rsidRDefault="001F526D" w14:paraId="4FEC994E" w14:textId="2CE8923F">
      <w:pPr>
        <w:pStyle w:val="Heading4"/>
        <w:rPr>
          <w:rFonts w:ascii="Arial" w:hAnsi="Arial" w:cs="Arial"/>
          <w:b/>
          <w:bCs/>
          <w:i w:val="0"/>
          <w:iCs w:val="0"/>
          <w:sz w:val="22"/>
          <w:szCs w:val="22"/>
        </w:rPr>
      </w:pPr>
      <w:r w:rsidRPr="004A5DA0">
        <w:rPr>
          <w:rFonts w:ascii="Arial" w:hAnsi="Arial" w:cs="Arial"/>
          <w:b/>
          <w:bCs/>
          <w:i w:val="0"/>
          <w:iCs w:val="0"/>
          <w:sz w:val="22"/>
          <w:szCs w:val="22"/>
        </w:rPr>
        <w:lastRenderedPageBreak/>
        <w:t>4.1.2 Recommendation of retail items from luxury item selection</w:t>
      </w:r>
    </w:p>
    <w:p w:rsidR="003C26D4" w:rsidP="003C26D4" w:rsidRDefault="000E6CB2" w14:paraId="67EE0FD5" w14:textId="33BDAB8C">
      <w:pPr>
        <w:keepNext/>
        <w:spacing w:line="360" w:lineRule="auto"/>
      </w:pPr>
      <w:r w:rsidRPr="0093718C">
        <w:rPr>
          <w:rFonts w:ascii="Arial" w:hAnsi="Arial" w:cs="Arial"/>
          <w:sz w:val="22"/>
          <w:szCs w:val="22"/>
        </w:rPr>
        <w:t>The system was able to accurately match user-generated text prompts (e.g., "flowing summer dress") with relevant fashion items that met the described characteristics. The recommendations were considered intuitive and useful for identifying items based on user preferences.</w:t>
      </w:r>
      <w:r w:rsidRPr="003F5CBC" w:rsidR="003F5CBC">
        <w:rPr>
          <w:noProof/>
        </w:rPr>
        <w:t xml:space="preserve"> </w:t>
      </w:r>
      <w:r w:rsidRPr="003F5CBC" w:rsidR="003F5CBC">
        <w:rPr>
          <w:rFonts w:ascii="Arial" w:hAnsi="Arial" w:cs="Arial"/>
          <w:noProof/>
          <w:sz w:val="22"/>
          <w:szCs w:val="22"/>
        </w:rPr>
        <w:drawing>
          <wp:inline distT="0" distB="0" distL="0" distR="0" wp14:anchorId="750FADCC" wp14:editId="497F4D1A">
            <wp:extent cx="5840730" cy="2745105"/>
            <wp:effectExtent l="0" t="0" r="7620" b="0"/>
            <wp:docPr id="59415167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51672" name="Picture 1" descr="A screenshot of a website&#10;&#10;Description automatically generated"/>
                    <pic:cNvPicPr/>
                  </pic:nvPicPr>
                  <pic:blipFill>
                    <a:blip r:embed="rId21"/>
                    <a:stretch>
                      <a:fillRect/>
                    </a:stretch>
                  </pic:blipFill>
                  <pic:spPr>
                    <a:xfrm>
                      <a:off x="0" y="0"/>
                      <a:ext cx="5840730" cy="2745105"/>
                    </a:xfrm>
                    <a:prstGeom prst="rect">
                      <a:avLst/>
                    </a:prstGeom>
                  </pic:spPr>
                </pic:pic>
              </a:graphicData>
            </a:graphic>
          </wp:inline>
        </w:drawing>
      </w:r>
    </w:p>
    <w:p w:rsidRPr="0093718C" w:rsidR="009E6636" w:rsidP="003C26D4" w:rsidRDefault="003C26D4" w14:paraId="6A068396" w14:textId="7DA403AE">
      <w:pPr>
        <w:pStyle w:val="Caption"/>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11</w:t>
      </w:r>
      <w:r>
        <w:fldChar w:fldCharType="end"/>
      </w:r>
      <w:r>
        <w:t xml:space="preserve">: </w:t>
      </w:r>
      <w:r w:rsidRPr="00330E26">
        <w:t>Recommendation of retail items from luxury item selection</w:t>
      </w:r>
    </w:p>
    <w:p w:rsidRPr="0093718C" w:rsidR="000F7B3C" w:rsidP="004A5DA0" w:rsidRDefault="000F7B3C" w14:paraId="7EEB7FC0" w14:textId="3A780E93">
      <w:pPr>
        <w:pStyle w:val="Heading3"/>
        <w:rPr>
          <w:rFonts w:ascii="Arial" w:hAnsi="Arial" w:cs="Arial"/>
          <w:b/>
          <w:bCs/>
          <w:sz w:val="22"/>
          <w:szCs w:val="22"/>
        </w:rPr>
      </w:pPr>
      <w:bookmarkStart w:name="_Toc179028775" w:id="14"/>
      <w:r w:rsidRPr="0093718C">
        <w:rPr>
          <w:rFonts w:ascii="Arial" w:hAnsi="Arial" w:cs="Arial"/>
          <w:b/>
          <w:bCs/>
          <w:sz w:val="22"/>
          <w:szCs w:val="22"/>
        </w:rPr>
        <w:t xml:space="preserve">4.2. </w:t>
      </w:r>
      <w:r w:rsidRPr="0093718C" w:rsidR="005B1F61">
        <w:rPr>
          <w:rFonts w:ascii="Arial" w:hAnsi="Arial" w:cs="Arial"/>
          <w:b/>
          <w:bCs/>
          <w:sz w:val="22"/>
          <w:szCs w:val="22"/>
        </w:rPr>
        <w:t xml:space="preserve">Similarity </w:t>
      </w:r>
      <w:r w:rsidRPr="0093718C" w:rsidR="00DF5998">
        <w:rPr>
          <w:rFonts w:ascii="Arial" w:hAnsi="Arial" w:cs="Arial"/>
          <w:b/>
          <w:bCs/>
          <w:sz w:val="22"/>
          <w:szCs w:val="22"/>
        </w:rPr>
        <w:t>Analysis</w:t>
      </w:r>
      <w:bookmarkEnd w:id="14"/>
      <w:r w:rsidRPr="0093718C" w:rsidR="00DF5998">
        <w:rPr>
          <w:rFonts w:ascii="Arial" w:hAnsi="Arial" w:cs="Arial"/>
          <w:b/>
          <w:bCs/>
          <w:sz w:val="22"/>
          <w:szCs w:val="22"/>
        </w:rPr>
        <w:t xml:space="preserve"> </w:t>
      </w:r>
    </w:p>
    <w:p w:rsidRPr="0093718C" w:rsidR="009E6636" w:rsidP="000F7B3C" w:rsidRDefault="00E604EA" w14:paraId="26A896CC" w14:textId="183F77F2">
      <w:pPr>
        <w:spacing w:line="360" w:lineRule="auto"/>
        <w:rPr>
          <w:rFonts w:ascii="Arial" w:hAnsi="Arial" w:cs="Arial"/>
          <w:sz w:val="22"/>
          <w:szCs w:val="22"/>
        </w:rPr>
      </w:pPr>
      <w:r w:rsidRPr="0093718C">
        <w:rPr>
          <w:rFonts w:ascii="Arial" w:hAnsi="Arial" w:cs="Arial"/>
          <w:sz w:val="22"/>
          <w:szCs w:val="22"/>
        </w:rPr>
        <w:t xml:space="preserve">In contrast, the second use case—creating tabular data using embedding models and centroids for similarity analysis to identify </w:t>
      </w:r>
      <w:r w:rsidRPr="0093718C" w:rsidR="33906BE9">
        <w:rPr>
          <w:rFonts w:ascii="Arial" w:hAnsi="Arial" w:cs="Arial"/>
          <w:sz w:val="22"/>
          <w:szCs w:val="22"/>
        </w:rPr>
        <w:t>equivalent</w:t>
      </w:r>
      <w:r w:rsidRPr="0093718C">
        <w:rPr>
          <w:rFonts w:ascii="Arial" w:hAnsi="Arial" w:cs="Arial"/>
          <w:sz w:val="22"/>
          <w:szCs w:val="22"/>
        </w:rPr>
        <w:t xml:space="preserve"> items between luxury and retail brands—showed mixed results. While the approach was successful for certain tasks, its limitations became evident during deeper analysis:</w:t>
      </w:r>
    </w:p>
    <w:p w:rsidRPr="004A5DA0" w:rsidR="008F3538" w:rsidP="004A5DA0" w:rsidRDefault="008F3538" w14:paraId="5CACE984" w14:textId="27ECF400">
      <w:pPr>
        <w:pStyle w:val="Heading4"/>
        <w:rPr>
          <w:rFonts w:ascii="Arial" w:hAnsi="Arial" w:cs="Arial"/>
          <w:b/>
          <w:bCs/>
          <w:sz w:val="22"/>
          <w:szCs w:val="22"/>
        </w:rPr>
      </w:pPr>
      <w:r w:rsidRPr="004A5DA0">
        <w:rPr>
          <w:rFonts w:ascii="Arial" w:hAnsi="Arial" w:cs="Arial"/>
          <w:b/>
          <w:bCs/>
          <w:sz w:val="22"/>
          <w:szCs w:val="22"/>
        </w:rPr>
        <w:t>4.2.1</w:t>
      </w:r>
      <w:r w:rsidRPr="004A5DA0" w:rsidR="00866FAE">
        <w:rPr>
          <w:rFonts w:ascii="Arial" w:hAnsi="Arial" w:cs="Arial"/>
          <w:b/>
          <w:bCs/>
          <w:sz w:val="22"/>
          <w:szCs w:val="22"/>
        </w:rPr>
        <w:t xml:space="preserve"> </w:t>
      </w:r>
      <w:r w:rsidRPr="004A5DA0" w:rsidR="00866FAE">
        <w:rPr>
          <w:rFonts w:ascii="Arial" w:hAnsi="Arial" w:cs="Arial"/>
          <w:b/>
          <w:bCs/>
          <w:i w:val="0"/>
          <w:iCs w:val="0"/>
          <w:sz w:val="22"/>
          <w:szCs w:val="22"/>
        </w:rPr>
        <w:t>Classification</w:t>
      </w:r>
      <w:r w:rsidRPr="004A5DA0" w:rsidR="00866FAE">
        <w:rPr>
          <w:rFonts w:ascii="Arial" w:hAnsi="Arial" w:cs="Arial"/>
          <w:b/>
          <w:bCs/>
          <w:sz w:val="22"/>
          <w:szCs w:val="22"/>
        </w:rPr>
        <w:t xml:space="preserve"> between Brand, and Luxury and Retail products</w:t>
      </w:r>
      <w:r w:rsidRPr="004A5DA0">
        <w:rPr>
          <w:rFonts w:ascii="Arial" w:hAnsi="Arial" w:cs="Arial"/>
          <w:b/>
          <w:bCs/>
          <w:sz w:val="22"/>
          <w:szCs w:val="22"/>
        </w:rPr>
        <w:t xml:space="preserve"> </w:t>
      </w:r>
    </w:p>
    <w:p w:rsidRPr="0093718C" w:rsidR="00756340" w:rsidP="000F7B3C" w:rsidRDefault="00756340" w14:paraId="6B8B4DC4" w14:textId="48C61BD6">
      <w:pPr>
        <w:spacing w:line="360" w:lineRule="auto"/>
        <w:rPr>
          <w:rFonts w:ascii="Arial" w:hAnsi="Arial" w:cs="Arial"/>
          <w:sz w:val="22"/>
          <w:szCs w:val="22"/>
        </w:rPr>
      </w:pPr>
      <w:r w:rsidRPr="0093718C">
        <w:rPr>
          <w:rFonts w:ascii="Arial" w:hAnsi="Arial" w:cs="Arial"/>
          <w:sz w:val="22"/>
          <w:szCs w:val="22"/>
        </w:rPr>
        <w:t xml:space="preserve">The tabular data generated by embedding models and centroids performed well when applied to machine learning models, such as the </w:t>
      </w:r>
      <w:proofErr w:type="spellStart"/>
      <w:r w:rsidRPr="0093718C">
        <w:rPr>
          <w:rFonts w:ascii="Arial" w:hAnsi="Arial" w:cs="Arial"/>
          <w:sz w:val="22"/>
          <w:szCs w:val="22"/>
        </w:rPr>
        <w:t>RandomForestClassifier</w:t>
      </w:r>
      <w:proofErr w:type="spellEnd"/>
      <w:r w:rsidRPr="0093718C">
        <w:rPr>
          <w:rFonts w:ascii="Arial" w:hAnsi="Arial" w:cs="Arial"/>
          <w:sz w:val="22"/>
          <w:szCs w:val="22"/>
        </w:rPr>
        <w:t>. The model was able to accurately classify fashion items as either luxury or retail based on structured characteristics, achieving good accuracy levels. Similarly, the classifier was effective in distinguishing between brands, identifying stylistic features that separate different luxury and retail fashion houses.</w:t>
      </w:r>
    </w:p>
    <w:p w:rsidRPr="0093718C" w:rsidR="009B291C" w:rsidP="000F7B3C" w:rsidRDefault="00B85583" w14:paraId="61F689C7" w14:textId="14609026">
      <w:pPr>
        <w:spacing w:line="360" w:lineRule="auto"/>
        <w:rPr>
          <w:rFonts w:ascii="Arial" w:hAnsi="Arial" w:cs="Arial"/>
          <w:b/>
          <w:bCs/>
          <w:sz w:val="22"/>
          <w:szCs w:val="22"/>
        </w:rPr>
      </w:pPr>
      <w:r w:rsidRPr="0093718C">
        <w:rPr>
          <w:rFonts w:ascii="Arial" w:hAnsi="Arial" w:cs="Arial"/>
          <w:b/>
          <w:bCs/>
          <w:sz w:val="22"/>
          <w:szCs w:val="22"/>
        </w:rPr>
        <w:t>Luxury and Retail Classification</w:t>
      </w:r>
    </w:p>
    <w:tbl>
      <w:tblPr>
        <w:tblStyle w:val="TableGrid"/>
        <w:tblW w:w="0" w:type="auto"/>
        <w:tblBorders>
          <w:insideH w:val="none" w:color="auto" w:sz="0" w:space="0"/>
          <w:insideV w:val="none" w:color="auto" w:sz="0" w:space="0"/>
        </w:tblBorders>
        <w:tblLook w:val="04A0" w:firstRow="1" w:lastRow="0" w:firstColumn="1" w:lastColumn="0" w:noHBand="0" w:noVBand="1"/>
      </w:tblPr>
      <w:tblGrid>
        <w:gridCol w:w="1584"/>
        <w:gridCol w:w="1207"/>
        <w:gridCol w:w="1152"/>
        <w:gridCol w:w="1152"/>
      </w:tblGrid>
      <w:tr w:rsidRPr="0093718C" w:rsidR="008953AD" w:rsidTr="00F15DB6" w14:paraId="0A6734D4" w14:textId="77777777">
        <w:tc>
          <w:tcPr>
            <w:tcW w:w="1584" w:type="dxa"/>
            <w:shd w:val="clear" w:color="auto" w:fill="D9D9D9" w:themeFill="background1" w:themeFillShade="D9"/>
          </w:tcPr>
          <w:p w:rsidRPr="0093718C" w:rsidR="008953AD" w:rsidP="0046624F" w:rsidRDefault="008953AD" w14:paraId="63F421B0" w14:textId="77777777">
            <w:pPr>
              <w:spacing w:line="360" w:lineRule="auto"/>
              <w:jc w:val="right"/>
              <w:rPr>
                <w:rFonts w:ascii="Arial" w:hAnsi="Arial" w:cs="Arial"/>
                <w:sz w:val="22"/>
                <w:szCs w:val="22"/>
              </w:rPr>
            </w:pPr>
          </w:p>
        </w:tc>
        <w:tc>
          <w:tcPr>
            <w:tcW w:w="1152" w:type="dxa"/>
            <w:shd w:val="clear" w:color="auto" w:fill="D9D9D9" w:themeFill="background1" w:themeFillShade="D9"/>
          </w:tcPr>
          <w:p w:rsidRPr="0093718C" w:rsidR="008953AD" w:rsidP="0046624F" w:rsidRDefault="008953AD" w14:paraId="27BD3AF9" w14:textId="19BC5D04">
            <w:pPr>
              <w:spacing w:line="360" w:lineRule="auto"/>
              <w:jc w:val="center"/>
              <w:rPr>
                <w:rFonts w:ascii="Arial" w:hAnsi="Arial" w:cs="Arial"/>
                <w:b/>
                <w:bCs/>
                <w:sz w:val="22"/>
                <w:szCs w:val="22"/>
              </w:rPr>
            </w:pPr>
            <w:r w:rsidRPr="0093718C">
              <w:rPr>
                <w:rFonts w:ascii="Arial" w:hAnsi="Arial" w:cs="Arial"/>
                <w:b/>
                <w:bCs/>
                <w:sz w:val="22"/>
                <w:szCs w:val="22"/>
              </w:rPr>
              <w:t>Precision</w:t>
            </w:r>
          </w:p>
        </w:tc>
        <w:tc>
          <w:tcPr>
            <w:tcW w:w="1152" w:type="dxa"/>
            <w:shd w:val="clear" w:color="auto" w:fill="D9D9D9" w:themeFill="background1" w:themeFillShade="D9"/>
          </w:tcPr>
          <w:p w:rsidRPr="0093718C" w:rsidR="008953AD" w:rsidP="0046624F" w:rsidRDefault="008953AD" w14:paraId="218C3ABA" w14:textId="36BF4C8C">
            <w:pPr>
              <w:spacing w:line="360" w:lineRule="auto"/>
              <w:jc w:val="center"/>
              <w:rPr>
                <w:rFonts w:ascii="Arial" w:hAnsi="Arial" w:cs="Arial"/>
                <w:b/>
                <w:bCs/>
                <w:sz w:val="22"/>
                <w:szCs w:val="22"/>
              </w:rPr>
            </w:pPr>
            <w:r w:rsidRPr="0093718C">
              <w:rPr>
                <w:rFonts w:ascii="Arial" w:hAnsi="Arial" w:cs="Arial"/>
                <w:b/>
                <w:bCs/>
                <w:sz w:val="22"/>
                <w:szCs w:val="22"/>
              </w:rPr>
              <w:t>Recall</w:t>
            </w:r>
          </w:p>
        </w:tc>
        <w:tc>
          <w:tcPr>
            <w:tcW w:w="1152" w:type="dxa"/>
            <w:shd w:val="clear" w:color="auto" w:fill="D9D9D9" w:themeFill="background1" w:themeFillShade="D9"/>
          </w:tcPr>
          <w:p w:rsidRPr="0093718C" w:rsidR="008953AD" w:rsidP="0046624F" w:rsidRDefault="008953AD" w14:paraId="1BB5A400" w14:textId="45C47009">
            <w:pPr>
              <w:spacing w:line="360" w:lineRule="auto"/>
              <w:jc w:val="center"/>
              <w:rPr>
                <w:rFonts w:ascii="Arial" w:hAnsi="Arial" w:cs="Arial"/>
                <w:b/>
                <w:bCs/>
                <w:sz w:val="22"/>
                <w:szCs w:val="22"/>
              </w:rPr>
            </w:pPr>
            <w:r w:rsidRPr="0093718C">
              <w:rPr>
                <w:rFonts w:ascii="Arial" w:hAnsi="Arial" w:cs="Arial"/>
                <w:b/>
                <w:bCs/>
                <w:sz w:val="22"/>
                <w:szCs w:val="22"/>
              </w:rPr>
              <w:t>F1-score</w:t>
            </w:r>
          </w:p>
        </w:tc>
      </w:tr>
      <w:tr w:rsidRPr="0093718C" w:rsidR="008953AD" w:rsidTr="00F15DB6" w14:paraId="1EA11FCE" w14:textId="77777777">
        <w:tc>
          <w:tcPr>
            <w:tcW w:w="1584" w:type="dxa"/>
          </w:tcPr>
          <w:p w:rsidRPr="0093718C" w:rsidR="008953AD" w:rsidP="0046624F" w:rsidRDefault="008953AD" w14:paraId="346271FF" w14:textId="5671E130">
            <w:pPr>
              <w:spacing w:line="360" w:lineRule="auto"/>
              <w:jc w:val="right"/>
              <w:rPr>
                <w:rFonts w:ascii="Arial" w:hAnsi="Arial" w:cs="Arial"/>
                <w:sz w:val="22"/>
                <w:szCs w:val="22"/>
              </w:rPr>
            </w:pPr>
            <w:r w:rsidRPr="0093718C">
              <w:rPr>
                <w:rFonts w:ascii="Arial" w:hAnsi="Arial" w:cs="Arial"/>
                <w:sz w:val="22"/>
                <w:szCs w:val="22"/>
              </w:rPr>
              <w:t>0</w:t>
            </w:r>
          </w:p>
        </w:tc>
        <w:tc>
          <w:tcPr>
            <w:tcW w:w="1152" w:type="dxa"/>
          </w:tcPr>
          <w:p w:rsidRPr="0093718C" w:rsidR="008953AD" w:rsidP="0046624F" w:rsidRDefault="008953AD" w14:paraId="3FBC1A54" w14:textId="0DD5E486">
            <w:pPr>
              <w:spacing w:line="360" w:lineRule="auto"/>
              <w:jc w:val="center"/>
              <w:rPr>
                <w:rFonts w:ascii="Arial" w:hAnsi="Arial" w:cs="Arial"/>
                <w:sz w:val="22"/>
                <w:szCs w:val="22"/>
              </w:rPr>
            </w:pPr>
            <w:r w:rsidRPr="0093718C">
              <w:rPr>
                <w:rFonts w:ascii="Arial" w:hAnsi="Arial" w:cs="Arial"/>
                <w:sz w:val="22"/>
                <w:szCs w:val="22"/>
              </w:rPr>
              <w:t>0.91</w:t>
            </w:r>
          </w:p>
        </w:tc>
        <w:tc>
          <w:tcPr>
            <w:tcW w:w="1152" w:type="dxa"/>
          </w:tcPr>
          <w:p w:rsidRPr="0093718C" w:rsidR="008953AD" w:rsidP="0046624F" w:rsidRDefault="008953AD" w14:paraId="2E4AE86D" w14:textId="07233142">
            <w:pPr>
              <w:spacing w:line="360" w:lineRule="auto"/>
              <w:jc w:val="center"/>
              <w:rPr>
                <w:rFonts w:ascii="Arial" w:hAnsi="Arial" w:cs="Arial"/>
                <w:sz w:val="22"/>
                <w:szCs w:val="22"/>
              </w:rPr>
            </w:pPr>
            <w:r w:rsidRPr="0093718C">
              <w:rPr>
                <w:rFonts w:ascii="Arial" w:hAnsi="Arial" w:cs="Arial"/>
                <w:sz w:val="22"/>
                <w:szCs w:val="22"/>
              </w:rPr>
              <w:t>0.95</w:t>
            </w:r>
          </w:p>
        </w:tc>
        <w:tc>
          <w:tcPr>
            <w:tcW w:w="1152" w:type="dxa"/>
          </w:tcPr>
          <w:p w:rsidRPr="0093718C" w:rsidR="008953AD" w:rsidP="0046624F" w:rsidRDefault="008953AD" w14:paraId="0AC36442" w14:textId="39844724">
            <w:pPr>
              <w:spacing w:line="360" w:lineRule="auto"/>
              <w:jc w:val="center"/>
              <w:rPr>
                <w:rFonts w:ascii="Arial" w:hAnsi="Arial" w:cs="Arial"/>
                <w:sz w:val="22"/>
                <w:szCs w:val="22"/>
              </w:rPr>
            </w:pPr>
            <w:r w:rsidRPr="0093718C">
              <w:rPr>
                <w:rFonts w:ascii="Arial" w:hAnsi="Arial" w:cs="Arial"/>
                <w:sz w:val="22"/>
                <w:szCs w:val="22"/>
              </w:rPr>
              <w:t>0.93</w:t>
            </w:r>
          </w:p>
        </w:tc>
      </w:tr>
      <w:tr w:rsidRPr="0093718C" w:rsidR="008953AD" w:rsidTr="00F15DB6" w14:paraId="58C9959E" w14:textId="77777777">
        <w:tc>
          <w:tcPr>
            <w:tcW w:w="1584" w:type="dxa"/>
            <w:tcBorders>
              <w:bottom w:val="single" w:color="auto" w:sz="4" w:space="0"/>
            </w:tcBorders>
          </w:tcPr>
          <w:p w:rsidRPr="0093718C" w:rsidR="008953AD" w:rsidP="0046624F" w:rsidRDefault="008953AD" w14:paraId="264DDCE2" w14:textId="69D8D816">
            <w:pPr>
              <w:spacing w:line="360" w:lineRule="auto"/>
              <w:jc w:val="right"/>
              <w:rPr>
                <w:rFonts w:ascii="Arial" w:hAnsi="Arial" w:cs="Arial"/>
                <w:sz w:val="22"/>
                <w:szCs w:val="22"/>
              </w:rPr>
            </w:pPr>
            <w:r w:rsidRPr="0093718C">
              <w:rPr>
                <w:rFonts w:ascii="Arial" w:hAnsi="Arial" w:cs="Arial"/>
                <w:sz w:val="22"/>
                <w:szCs w:val="22"/>
              </w:rPr>
              <w:t>1</w:t>
            </w:r>
          </w:p>
        </w:tc>
        <w:tc>
          <w:tcPr>
            <w:tcW w:w="1152" w:type="dxa"/>
            <w:tcBorders>
              <w:bottom w:val="single" w:color="auto" w:sz="4" w:space="0"/>
            </w:tcBorders>
          </w:tcPr>
          <w:p w:rsidRPr="0093718C" w:rsidR="008953AD" w:rsidP="0046624F" w:rsidRDefault="008953AD" w14:paraId="141F82AD" w14:textId="748FD298">
            <w:pPr>
              <w:spacing w:line="360" w:lineRule="auto"/>
              <w:jc w:val="center"/>
              <w:rPr>
                <w:rFonts w:ascii="Arial" w:hAnsi="Arial" w:cs="Arial"/>
                <w:sz w:val="22"/>
                <w:szCs w:val="22"/>
              </w:rPr>
            </w:pPr>
            <w:r w:rsidRPr="0093718C">
              <w:rPr>
                <w:rFonts w:ascii="Arial" w:hAnsi="Arial" w:cs="Arial"/>
                <w:sz w:val="22"/>
                <w:szCs w:val="22"/>
              </w:rPr>
              <w:t>0.88</w:t>
            </w:r>
          </w:p>
        </w:tc>
        <w:tc>
          <w:tcPr>
            <w:tcW w:w="1152" w:type="dxa"/>
            <w:tcBorders>
              <w:bottom w:val="single" w:color="auto" w:sz="4" w:space="0"/>
            </w:tcBorders>
          </w:tcPr>
          <w:p w:rsidRPr="0093718C" w:rsidR="008953AD" w:rsidP="0046624F" w:rsidRDefault="008953AD" w14:paraId="17E4DFA5" w14:textId="4AC64FD1">
            <w:pPr>
              <w:spacing w:line="360" w:lineRule="auto"/>
              <w:jc w:val="center"/>
              <w:rPr>
                <w:rFonts w:ascii="Arial" w:hAnsi="Arial" w:cs="Arial"/>
                <w:sz w:val="22"/>
                <w:szCs w:val="22"/>
              </w:rPr>
            </w:pPr>
            <w:r w:rsidRPr="0093718C">
              <w:rPr>
                <w:rFonts w:ascii="Arial" w:hAnsi="Arial" w:cs="Arial"/>
                <w:sz w:val="22"/>
                <w:szCs w:val="22"/>
              </w:rPr>
              <w:t>0.78</w:t>
            </w:r>
          </w:p>
        </w:tc>
        <w:tc>
          <w:tcPr>
            <w:tcW w:w="1152" w:type="dxa"/>
            <w:tcBorders>
              <w:bottom w:val="single" w:color="auto" w:sz="4" w:space="0"/>
            </w:tcBorders>
          </w:tcPr>
          <w:p w:rsidRPr="0093718C" w:rsidR="008953AD" w:rsidP="0046624F" w:rsidRDefault="008953AD" w14:paraId="42648AA4" w14:textId="31AE6391">
            <w:pPr>
              <w:spacing w:line="360" w:lineRule="auto"/>
              <w:jc w:val="center"/>
              <w:rPr>
                <w:rFonts w:ascii="Arial" w:hAnsi="Arial" w:cs="Arial"/>
                <w:sz w:val="22"/>
                <w:szCs w:val="22"/>
              </w:rPr>
            </w:pPr>
            <w:r w:rsidRPr="0093718C">
              <w:rPr>
                <w:rFonts w:ascii="Arial" w:hAnsi="Arial" w:cs="Arial"/>
                <w:sz w:val="22"/>
                <w:szCs w:val="22"/>
              </w:rPr>
              <w:t>0.82</w:t>
            </w:r>
          </w:p>
        </w:tc>
      </w:tr>
      <w:tr w:rsidRPr="0093718C" w:rsidR="00730672" w:rsidTr="00F15DB6" w14:paraId="121D8A04" w14:textId="77777777">
        <w:trPr>
          <w:trHeight w:val="20"/>
        </w:trPr>
        <w:tc>
          <w:tcPr>
            <w:tcW w:w="1584" w:type="dxa"/>
            <w:tcBorders>
              <w:top w:val="single" w:color="auto" w:sz="4" w:space="0"/>
              <w:bottom w:val="single" w:color="auto" w:sz="4" w:space="0"/>
            </w:tcBorders>
          </w:tcPr>
          <w:p w:rsidRPr="0093718C" w:rsidR="00730672" w:rsidP="0046624F" w:rsidRDefault="00730672" w14:paraId="4E131A39" w14:textId="77777777">
            <w:pPr>
              <w:spacing w:line="360" w:lineRule="auto"/>
              <w:jc w:val="right"/>
              <w:rPr>
                <w:rFonts w:ascii="Arial" w:hAnsi="Arial" w:cs="Arial"/>
                <w:sz w:val="2"/>
                <w:szCs w:val="2"/>
              </w:rPr>
            </w:pPr>
          </w:p>
        </w:tc>
        <w:tc>
          <w:tcPr>
            <w:tcW w:w="1152" w:type="dxa"/>
            <w:tcBorders>
              <w:top w:val="single" w:color="auto" w:sz="4" w:space="0"/>
              <w:bottom w:val="single" w:color="auto" w:sz="4" w:space="0"/>
            </w:tcBorders>
          </w:tcPr>
          <w:p w:rsidRPr="0093718C" w:rsidR="00730672" w:rsidP="0046624F" w:rsidRDefault="00730672" w14:paraId="4DE1E17C" w14:textId="77777777">
            <w:pPr>
              <w:spacing w:line="360" w:lineRule="auto"/>
              <w:jc w:val="center"/>
              <w:rPr>
                <w:rFonts w:ascii="Arial" w:hAnsi="Arial" w:cs="Arial"/>
                <w:sz w:val="2"/>
                <w:szCs w:val="2"/>
              </w:rPr>
            </w:pPr>
          </w:p>
        </w:tc>
        <w:tc>
          <w:tcPr>
            <w:tcW w:w="1152" w:type="dxa"/>
            <w:tcBorders>
              <w:top w:val="single" w:color="auto" w:sz="4" w:space="0"/>
              <w:bottom w:val="single" w:color="auto" w:sz="4" w:space="0"/>
            </w:tcBorders>
          </w:tcPr>
          <w:p w:rsidRPr="0093718C" w:rsidR="00730672" w:rsidP="0046624F" w:rsidRDefault="00730672" w14:paraId="6D9437A6" w14:textId="77777777">
            <w:pPr>
              <w:spacing w:line="360" w:lineRule="auto"/>
              <w:jc w:val="center"/>
              <w:rPr>
                <w:rFonts w:ascii="Arial" w:hAnsi="Arial" w:cs="Arial"/>
                <w:sz w:val="2"/>
                <w:szCs w:val="2"/>
              </w:rPr>
            </w:pPr>
          </w:p>
        </w:tc>
        <w:tc>
          <w:tcPr>
            <w:tcW w:w="1152" w:type="dxa"/>
            <w:tcBorders>
              <w:top w:val="single" w:color="auto" w:sz="4" w:space="0"/>
              <w:bottom w:val="single" w:color="auto" w:sz="4" w:space="0"/>
            </w:tcBorders>
          </w:tcPr>
          <w:p w:rsidRPr="0093718C" w:rsidR="00730672" w:rsidP="0046624F" w:rsidRDefault="00730672" w14:paraId="6A27C0D5" w14:textId="77777777">
            <w:pPr>
              <w:spacing w:line="360" w:lineRule="auto"/>
              <w:jc w:val="center"/>
              <w:rPr>
                <w:rFonts w:ascii="Arial" w:hAnsi="Arial" w:cs="Arial"/>
                <w:sz w:val="2"/>
                <w:szCs w:val="2"/>
              </w:rPr>
            </w:pPr>
          </w:p>
        </w:tc>
      </w:tr>
      <w:tr w:rsidRPr="0093718C" w:rsidR="00730672" w:rsidTr="00F15DB6" w14:paraId="1BE4FEAD" w14:textId="77777777">
        <w:tc>
          <w:tcPr>
            <w:tcW w:w="1584" w:type="dxa"/>
            <w:tcBorders>
              <w:top w:val="single" w:color="auto" w:sz="4" w:space="0"/>
            </w:tcBorders>
          </w:tcPr>
          <w:p w:rsidRPr="0093718C" w:rsidR="00730672" w:rsidP="0046624F" w:rsidRDefault="00730672" w14:paraId="2E2623DD" w14:textId="2EE460DE">
            <w:pPr>
              <w:spacing w:line="360" w:lineRule="auto"/>
              <w:jc w:val="right"/>
              <w:rPr>
                <w:rFonts w:ascii="Arial" w:hAnsi="Arial" w:cs="Arial"/>
                <w:sz w:val="22"/>
                <w:szCs w:val="22"/>
              </w:rPr>
            </w:pPr>
            <w:r w:rsidRPr="0093718C">
              <w:rPr>
                <w:rFonts w:ascii="Arial" w:hAnsi="Arial" w:cs="Arial"/>
                <w:sz w:val="22"/>
                <w:szCs w:val="22"/>
              </w:rPr>
              <w:t>Accuracy</w:t>
            </w:r>
          </w:p>
        </w:tc>
        <w:tc>
          <w:tcPr>
            <w:tcW w:w="1152" w:type="dxa"/>
            <w:tcBorders>
              <w:top w:val="single" w:color="auto" w:sz="4" w:space="0"/>
            </w:tcBorders>
          </w:tcPr>
          <w:p w:rsidRPr="0093718C" w:rsidR="00730672" w:rsidP="0046624F" w:rsidRDefault="00730672" w14:paraId="083AA024" w14:textId="678172C8">
            <w:pPr>
              <w:spacing w:line="360" w:lineRule="auto"/>
              <w:jc w:val="center"/>
              <w:rPr>
                <w:rFonts w:ascii="Arial" w:hAnsi="Arial" w:cs="Arial"/>
                <w:sz w:val="22"/>
                <w:szCs w:val="22"/>
              </w:rPr>
            </w:pPr>
          </w:p>
        </w:tc>
        <w:tc>
          <w:tcPr>
            <w:tcW w:w="1152" w:type="dxa"/>
            <w:tcBorders>
              <w:top w:val="single" w:color="auto" w:sz="4" w:space="0"/>
            </w:tcBorders>
          </w:tcPr>
          <w:p w:rsidRPr="0093718C" w:rsidR="00730672" w:rsidP="0046624F" w:rsidRDefault="00730672" w14:paraId="4C1E4A29" w14:textId="53F7E10C">
            <w:pPr>
              <w:spacing w:line="360" w:lineRule="auto"/>
              <w:jc w:val="center"/>
              <w:rPr>
                <w:rFonts w:ascii="Arial" w:hAnsi="Arial" w:cs="Arial"/>
                <w:sz w:val="22"/>
                <w:szCs w:val="22"/>
              </w:rPr>
            </w:pPr>
          </w:p>
        </w:tc>
        <w:tc>
          <w:tcPr>
            <w:tcW w:w="1152" w:type="dxa"/>
            <w:tcBorders>
              <w:top w:val="single" w:color="auto" w:sz="4" w:space="0"/>
            </w:tcBorders>
          </w:tcPr>
          <w:p w:rsidRPr="0093718C" w:rsidR="00730672" w:rsidP="0046624F" w:rsidRDefault="00730672" w14:paraId="410FF2DE" w14:textId="2F2EC4E9">
            <w:pPr>
              <w:spacing w:line="360" w:lineRule="auto"/>
              <w:jc w:val="center"/>
              <w:rPr>
                <w:rFonts w:ascii="Arial" w:hAnsi="Arial" w:cs="Arial"/>
                <w:sz w:val="22"/>
                <w:szCs w:val="22"/>
              </w:rPr>
            </w:pPr>
            <w:r w:rsidRPr="0093718C">
              <w:rPr>
                <w:rFonts w:ascii="Arial" w:hAnsi="Arial" w:cs="Arial"/>
                <w:sz w:val="22"/>
                <w:szCs w:val="22"/>
              </w:rPr>
              <w:t>0.</w:t>
            </w:r>
            <w:r w:rsidRPr="0093718C" w:rsidR="0046624F">
              <w:rPr>
                <w:rFonts w:ascii="Arial" w:hAnsi="Arial" w:cs="Arial"/>
                <w:sz w:val="22"/>
                <w:szCs w:val="22"/>
              </w:rPr>
              <w:t>90</w:t>
            </w:r>
          </w:p>
        </w:tc>
      </w:tr>
      <w:tr w:rsidRPr="0093718C" w:rsidR="0046624F" w:rsidTr="00F15DB6" w14:paraId="00A30F70" w14:textId="77777777">
        <w:tc>
          <w:tcPr>
            <w:tcW w:w="1584" w:type="dxa"/>
          </w:tcPr>
          <w:p w:rsidRPr="0093718C" w:rsidR="0046624F" w:rsidP="0046624F" w:rsidRDefault="0046624F" w14:paraId="58425FFB" w14:textId="20FB05BF">
            <w:pPr>
              <w:spacing w:line="360" w:lineRule="auto"/>
              <w:jc w:val="right"/>
              <w:rPr>
                <w:rFonts w:ascii="Arial" w:hAnsi="Arial" w:cs="Arial"/>
                <w:sz w:val="22"/>
                <w:szCs w:val="22"/>
              </w:rPr>
            </w:pPr>
            <w:r w:rsidRPr="0093718C">
              <w:rPr>
                <w:rFonts w:ascii="Arial" w:hAnsi="Arial" w:cs="Arial"/>
                <w:sz w:val="22"/>
                <w:szCs w:val="22"/>
              </w:rPr>
              <w:t>Macro avg</w:t>
            </w:r>
          </w:p>
        </w:tc>
        <w:tc>
          <w:tcPr>
            <w:tcW w:w="1152" w:type="dxa"/>
          </w:tcPr>
          <w:p w:rsidRPr="0093718C" w:rsidR="0046624F" w:rsidP="0046624F" w:rsidRDefault="0046624F" w14:paraId="05691839" w14:textId="090757C4">
            <w:pPr>
              <w:spacing w:line="360" w:lineRule="auto"/>
              <w:jc w:val="center"/>
              <w:rPr>
                <w:rFonts w:ascii="Arial" w:hAnsi="Arial" w:cs="Arial"/>
                <w:sz w:val="22"/>
                <w:szCs w:val="22"/>
              </w:rPr>
            </w:pPr>
            <w:r w:rsidRPr="0093718C">
              <w:rPr>
                <w:rFonts w:ascii="Arial" w:hAnsi="Arial" w:cs="Arial"/>
                <w:sz w:val="22"/>
                <w:szCs w:val="22"/>
              </w:rPr>
              <w:t>0.89</w:t>
            </w:r>
          </w:p>
        </w:tc>
        <w:tc>
          <w:tcPr>
            <w:tcW w:w="1152" w:type="dxa"/>
          </w:tcPr>
          <w:p w:rsidRPr="0093718C" w:rsidR="0046624F" w:rsidP="0046624F" w:rsidRDefault="0046624F" w14:paraId="2BD2F5BC" w14:textId="79BEADE7">
            <w:pPr>
              <w:spacing w:line="360" w:lineRule="auto"/>
              <w:jc w:val="center"/>
              <w:rPr>
                <w:rFonts w:ascii="Arial" w:hAnsi="Arial" w:cs="Arial"/>
                <w:sz w:val="22"/>
                <w:szCs w:val="22"/>
              </w:rPr>
            </w:pPr>
            <w:r w:rsidRPr="0093718C">
              <w:rPr>
                <w:rFonts w:ascii="Arial" w:hAnsi="Arial" w:cs="Arial"/>
                <w:sz w:val="22"/>
                <w:szCs w:val="22"/>
              </w:rPr>
              <w:t>0.87</w:t>
            </w:r>
          </w:p>
        </w:tc>
        <w:tc>
          <w:tcPr>
            <w:tcW w:w="1152" w:type="dxa"/>
          </w:tcPr>
          <w:p w:rsidRPr="0093718C" w:rsidR="0046624F" w:rsidP="0046624F" w:rsidRDefault="0046624F" w14:paraId="5729FB85" w14:textId="623D77A4">
            <w:pPr>
              <w:spacing w:line="360" w:lineRule="auto"/>
              <w:jc w:val="center"/>
              <w:rPr>
                <w:rFonts w:ascii="Arial" w:hAnsi="Arial" w:cs="Arial"/>
                <w:sz w:val="22"/>
                <w:szCs w:val="22"/>
              </w:rPr>
            </w:pPr>
            <w:r w:rsidRPr="0093718C">
              <w:rPr>
                <w:rFonts w:ascii="Arial" w:hAnsi="Arial" w:cs="Arial"/>
                <w:sz w:val="22"/>
                <w:szCs w:val="22"/>
              </w:rPr>
              <w:t>0.88</w:t>
            </w:r>
          </w:p>
        </w:tc>
      </w:tr>
      <w:tr w:rsidRPr="0093718C" w:rsidR="0046624F" w:rsidTr="00F15DB6" w14:paraId="3D57523C" w14:textId="77777777">
        <w:tc>
          <w:tcPr>
            <w:tcW w:w="1584" w:type="dxa"/>
          </w:tcPr>
          <w:p w:rsidRPr="0093718C" w:rsidR="0046624F" w:rsidP="0046624F" w:rsidRDefault="0046624F" w14:paraId="078FE128" w14:textId="6C823160">
            <w:pPr>
              <w:spacing w:line="360" w:lineRule="auto"/>
              <w:jc w:val="right"/>
              <w:rPr>
                <w:rFonts w:ascii="Arial" w:hAnsi="Arial" w:cs="Arial"/>
                <w:sz w:val="22"/>
                <w:szCs w:val="22"/>
              </w:rPr>
            </w:pPr>
            <w:r w:rsidRPr="0093718C">
              <w:rPr>
                <w:rFonts w:ascii="Arial" w:hAnsi="Arial" w:cs="Arial"/>
                <w:sz w:val="22"/>
                <w:szCs w:val="22"/>
              </w:rPr>
              <w:t>Weighted avg</w:t>
            </w:r>
          </w:p>
        </w:tc>
        <w:tc>
          <w:tcPr>
            <w:tcW w:w="1152" w:type="dxa"/>
          </w:tcPr>
          <w:p w:rsidRPr="0093718C" w:rsidR="0046624F" w:rsidP="0046624F" w:rsidRDefault="0046624F" w14:paraId="35BD7F1E" w14:textId="23225D7F">
            <w:pPr>
              <w:spacing w:line="360" w:lineRule="auto"/>
              <w:jc w:val="center"/>
              <w:rPr>
                <w:rFonts w:ascii="Arial" w:hAnsi="Arial" w:cs="Arial"/>
                <w:sz w:val="22"/>
                <w:szCs w:val="22"/>
              </w:rPr>
            </w:pPr>
            <w:r w:rsidRPr="0093718C">
              <w:rPr>
                <w:rFonts w:ascii="Arial" w:hAnsi="Arial" w:cs="Arial"/>
                <w:sz w:val="22"/>
                <w:szCs w:val="22"/>
              </w:rPr>
              <w:t>0.90</w:t>
            </w:r>
          </w:p>
        </w:tc>
        <w:tc>
          <w:tcPr>
            <w:tcW w:w="1152" w:type="dxa"/>
          </w:tcPr>
          <w:p w:rsidRPr="0093718C" w:rsidR="0046624F" w:rsidP="0046624F" w:rsidRDefault="0046624F" w14:paraId="41C27598" w14:textId="78699E3C">
            <w:pPr>
              <w:spacing w:line="360" w:lineRule="auto"/>
              <w:jc w:val="center"/>
              <w:rPr>
                <w:rFonts w:ascii="Arial" w:hAnsi="Arial" w:cs="Arial"/>
                <w:sz w:val="22"/>
                <w:szCs w:val="22"/>
              </w:rPr>
            </w:pPr>
            <w:r w:rsidRPr="0093718C">
              <w:rPr>
                <w:rFonts w:ascii="Arial" w:hAnsi="Arial" w:cs="Arial"/>
                <w:sz w:val="22"/>
                <w:szCs w:val="22"/>
              </w:rPr>
              <w:t>0.90</w:t>
            </w:r>
          </w:p>
        </w:tc>
        <w:tc>
          <w:tcPr>
            <w:tcW w:w="1152" w:type="dxa"/>
          </w:tcPr>
          <w:p w:rsidRPr="0093718C" w:rsidR="0046624F" w:rsidP="0046624F" w:rsidRDefault="0046624F" w14:paraId="5C261DEF" w14:textId="0AC9FAB5">
            <w:pPr>
              <w:spacing w:line="360" w:lineRule="auto"/>
              <w:jc w:val="center"/>
              <w:rPr>
                <w:rFonts w:ascii="Arial" w:hAnsi="Arial" w:cs="Arial"/>
                <w:sz w:val="22"/>
                <w:szCs w:val="22"/>
              </w:rPr>
            </w:pPr>
            <w:r w:rsidRPr="0093718C">
              <w:rPr>
                <w:rFonts w:ascii="Arial" w:hAnsi="Arial" w:cs="Arial"/>
                <w:sz w:val="22"/>
                <w:szCs w:val="22"/>
              </w:rPr>
              <w:t>0.90</w:t>
            </w:r>
          </w:p>
        </w:tc>
      </w:tr>
    </w:tbl>
    <w:p w:rsidRPr="0093718C" w:rsidR="00786D26" w:rsidP="009D6829" w:rsidRDefault="00786D26" w14:paraId="4854B2BC" w14:textId="2E729A75">
      <w:pPr>
        <w:spacing w:line="360" w:lineRule="auto"/>
        <w:rPr>
          <w:rFonts w:ascii="Arial" w:hAnsi="Arial" w:cs="Arial"/>
          <w:sz w:val="22"/>
          <w:szCs w:val="22"/>
        </w:rPr>
      </w:pPr>
    </w:p>
    <w:p w:rsidR="00DE4864" w:rsidP="00DE4864" w:rsidRDefault="00DE4864" w14:paraId="5BA681BB" w14:textId="00B8E4B6">
      <w:pPr>
        <w:spacing w:line="360" w:lineRule="auto"/>
        <w:rPr>
          <w:rFonts w:ascii="Arial" w:hAnsi="Arial" w:cs="Arial"/>
          <w:sz w:val="22"/>
          <w:szCs w:val="22"/>
        </w:rPr>
      </w:pPr>
      <w:r w:rsidRPr="0093718C">
        <w:rPr>
          <w:rFonts w:ascii="Arial" w:hAnsi="Arial" w:cs="Arial"/>
          <w:sz w:val="22"/>
          <w:szCs w:val="22"/>
        </w:rPr>
        <w:t xml:space="preserve">To enhance the performance of the classification model, </w:t>
      </w:r>
      <w:r w:rsidRPr="0093718C">
        <w:rPr>
          <w:rFonts w:ascii="Arial" w:hAnsi="Arial" w:cs="Arial"/>
          <w:b/>
          <w:bCs/>
          <w:sz w:val="22"/>
          <w:szCs w:val="22"/>
        </w:rPr>
        <w:t>recursive feature elimination (RFE)</w:t>
      </w:r>
      <w:r w:rsidRPr="0093718C">
        <w:rPr>
          <w:rFonts w:ascii="Arial" w:hAnsi="Arial" w:cs="Arial"/>
          <w:sz w:val="22"/>
          <w:szCs w:val="22"/>
        </w:rPr>
        <w:t xml:space="preserve"> was applied. The selected features were the same ones used during the cosine similarity and semantic analysis, including Neckline, Patterns, Formality, </w:t>
      </w:r>
      <w:r w:rsidRPr="0093718C" w:rsidR="00B85583">
        <w:rPr>
          <w:rFonts w:ascii="Arial" w:hAnsi="Arial" w:cs="Arial"/>
          <w:sz w:val="22"/>
          <w:szCs w:val="22"/>
        </w:rPr>
        <w:t xml:space="preserve">and </w:t>
      </w:r>
      <w:r w:rsidRPr="0093718C">
        <w:rPr>
          <w:rFonts w:ascii="Arial" w:hAnsi="Arial" w:cs="Arial"/>
          <w:sz w:val="22"/>
          <w:szCs w:val="22"/>
        </w:rPr>
        <w:t>Materials.</w:t>
      </w:r>
    </w:p>
    <w:p w:rsidRPr="0093718C" w:rsidR="00D73152" w:rsidP="00DE4864" w:rsidRDefault="00D73152" w14:paraId="139FC318" w14:textId="77777777">
      <w:pPr>
        <w:spacing w:line="360" w:lineRule="auto"/>
        <w:rPr>
          <w:rFonts w:ascii="Arial" w:hAnsi="Arial" w:cs="Arial"/>
          <w:sz w:val="22"/>
          <w:szCs w:val="22"/>
        </w:rPr>
      </w:pPr>
    </w:p>
    <w:tbl>
      <w:tblPr>
        <w:tblStyle w:val="TableGrid"/>
        <w:tblW w:w="0" w:type="auto"/>
        <w:tblBorders>
          <w:insideH w:val="none" w:color="auto" w:sz="0" w:space="0"/>
          <w:insideV w:val="none" w:color="auto" w:sz="0" w:space="0"/>
        </w:tblBorders>
        <w:tblLook w:val="04A0" w:firstRow="1" w:lastRow="0" w:firstColumn="1" w:lastColumn="0" w:noHBand="0" w:noVBand="1"/>
      </w:tblPr>
      <w:tblGrid>
        <w:gridCol w:w="3029"/>
        <w:gridCol w:w="1402"/>
        <w:gridCol w:w="1122"/>
        <w:gridCol w:w="1546"/>
        <w:gridCol w:w="1402"/>
      </w:tblGrid>
      <w:tr w:rsidRPr="0093718C" w:rsidR="001C73BE" w:rsidTr="001C73BE" w14:paraId="5B99AF18" w14:textId="77777777">
        <w:trPr>
          <w:trHeight w:val="144"/>
        </w:trPr>
        <w:tc>
          <w:tcPr>
            <w:tcW w:w="3029" w:type="dxa"/>
            <w:tcBorders>
              <w:top w:val="single" w:color="auto" w:sz="4" w:space="0"/>
              <w:bottom w:val="nil"/>
            </w:tcBorders>
            <w:shd w:val="clear" w:color="auto" w:fill="D9D9D9" w:themeFill="background1" w:themeFillShade="D9"/>
          </w:tcPr>
          <w:p w:rsidRPr="0093718C" w:rsidR="00786D26" w:rsidP="009D6829" w:rsidRDefault="00786D26" w14:paraId="1E6607F1" w14:textId="04630868">
            <w:pPr>
              <w:spacing w:line="360" w:lineRule="auto"/>
              <w:rPr>
                <w:rFonts w:ascii="Arial" w:hAnsi="Arial" w:cs="Arial"/>
                <w:b/>
                <w:bCs/>
                <w:sz w:val="22"/>
                <w:szCs w:val="22"/>
              </w:rPr>
            </w:pPr>
            <w:r w:rsidRPr="0093718C">
              <w:rPr>
                <w:rFonts w:ascii="Arial" w:hAnsi="Arial" w:cs="Arial"/>
                <w:b/>
                <w:bCs/>
                <w:sz w:val="22"/>
                <w:szCs w:val="22"/>
              </w:rPr>
              <w:t>Feature</w:t>
            </w:r>
          </w:p>
        </w:tc>
        <w:tc>
          <w:tcPr>
            <w:tcW w:w="1402" w:type="dxa"/>
            <w:tcBorders>
              <w:top w:val="single" w:color="auto" w:sz="4" w:space="0"/>
              <w:bottom w:val="nil"/>
              <w:right w:val="single" w:color="auto" w:sz="4" w:space="0"/>
            </w:tcBorders>
            <w:shd w:val="clear" w:color="auto" w:fill="D9D9D9" w:themeFill="background1" w:themeFillShade="D9"/>
          </w:tcPr>
          <w:p w:rsidRPr="0093718C" w:rsidR="00786D26" w:rsidP="009D6829" w:rsidRDefault="00786D26" w14:paraId="4B4B5B5A" w14:textId="39CBED1F">
            <w:pPr>
              <w:spacing w:line="360" w:lineRule="auto"/>
              <w:rPr>
                <w:rFonts w:ascii="Arial" w:hAnsi="Arial" w:cs="Arial"/>
                <w:b/>
                <w:bCs/>
                <w:sz w:val="22"/>
                <w:szCs w:val="22"/>
              </w:rPr>
            </w:pPr>
            <w:r w:rsidRPr="0093718C">
              <w:rPr>
                <w:rFonts w:ascii="Arial" w:hAnsi="Arial" w:cs="Arial"/>
                <w:b/>
                <w:bCs/>
                <w:sz w:val="22"/>
                <w:szCs w:val="22"/>
              </w:rPr>
              <w:t>Importance</w:t>
            </w:r>
          </w:p>
        </w:tc>
        <w:tc>
          <w:tcPr>
            <w:tcW w:w="1122" w:type="dxa"/>
            <w:tcBorders>
              <w:top w:val="nil"/>
              <w:left w:val="single" w:color="auto" w:sz="4" w:space="0"/>
              <w:bottom w:val="nil"/>
              <w:right w:val="single" w:color="auto" w:sz="4" w:space="0"/>
            </w:tcBorders>
            <w:shd w:val="clear" w:color="auto" w:fill="FFFFFF" w:themeFill="background1"/>
          </w:tcPr>
          <w:p w:rsidRPr="0093718C" w:rsidR="00786D26" w:rsidP="009D6829" w:rsidRDefault="00786D26" w14:paraId="24FC6B61" w14:textId="77777777">
            <w:pPr>
              <w:spacing w:line="360" w:lineRule="auto"/>
              <w:rPr>
                <w:rFonts w:ascii="Arial" w:hAnsi="Arial" w:cs="Arial"/>
                <w:b/>
                <w:bCs/>
                <w:sz w:val="2"/>
                <w:szCs w:val="2"/>
              </w:rPr>
            </w:pPr>
          </w:p>
        </w:tc>
        <w:tc>
          <w:tcPr>
            <w:tcW w:w="1546" w:type="dxa"/>
            <w:tcBorders>
              <w:top w:val="single" w:color="auto" w:sz="4" w:space="0"/>
              <w:left w:val="single" w:color="auto" w:sz="4" w:space="0"/>
              <w:bottom w:val="nil"/>
            </w:tcBorders>
            <w:shd w:val="clear" w:color="auto" w:fill="D9D9D9" w:themeFill="background1" w:themeFillShade="D9"/>
          </w:tcPr>
          <w:p w:rsidRPr="0093718C" w:rsidR="00786D26" w:rsidP="009D6829" w:rsidRDefault="00786D26" w14:paraId="02B0405C" w14:textId="1D91248E">
            <w:pPr>
              <w:spacing w:line="360" w:lineRule="auto"/>
              <w:rPr>
                <w:rFonts w:ascii="Arial" w:hAnsi="Arial" w:cs="Arial"/>
                <w:b/>
                <w:bCs/>
                <w:sz w:val="22"/>
                <w:szCs w:val="22"/>
              </w:rPr>
            </w:pPr>
            <w:r w:rsidRPr="0093718C">
              <w:rPr>
                <w:rFonts w:ascii="Arial" w:hAnsi="Arial" w:cs="Arial"/>
                <w:b/>
                <w:bCs/>
                <w:sz w:val="22"/>
                <w:szCs w:val="22"/>
              </w:rPr>
              <w:t>Feature</w:t>
            </w:r>
          </w:p>
        </w:tc>
        <w:tc>
          <w:tcPr>
            <w:tcW w:w="1296" w:type="dxa"/>
            <w:tcBorders>
              <w:top w:val="single" w:color="auto" w:sz="4" w:space="0"/>
              <w:bottom w:val="nil"/>
            </w:tcBorders>
            <w:shd w:val="clear" w:color="auto" w:fill="D9D9D9" w:themeFill="background1" w:themeFillShade="D9"/>
          </w:tcPr>
          <w:p w:rsidRPr="0093718C" w:rsidR="00786D26" w:rsidP="009D6829" w:rsidRDefault="00596FD9" w14:paraId="3EA1ADEA" w14:textId="4F4EC49B">
            <w:pPr>
              <w:spacing w:line="360" w:lineRule="auto"/>
              <w:rPr>
                <w:rFonts w:ascii="Arial" w:hAnsi="Arial" w:cs="Arial"/>
                <w:b/>
                <w:bCs/>
                <w:sz w:val="22"/>
                <w:szCs w:val="22"/>
              </w:rPr>
            </w:pPr>
            <w:r w:rsidRPr="0093718C">
              <w:rPr>
                <w:rFonts w:ascii="Arial" w:hAnsi="Arial" w:cs="Arial"/>
                <w:b/>
                <w:bCs/>
                <w:sz w:val="22"/>
                <w:szCs w:val="22"/>
              </w:rPr>
              <w:t>Importance</w:t>
            </w:r>
          </w:p>
        </w:tc>
      </w:tr>
      <w:tr w:rsidRPr="0093718C" w:rsidR="001C73BE" w:rsidTr="001C73BE" w14:paraId="5DE2C9EE" w14:textId="77777777">
        <w:trPr>
          <w:trHeight w:val="144"/>
        </w:trPr>
        <w:tc>
          <w:tcPr>
            <w:tcW w:w="3029" w:type="dxa"/>
            <w:tcBorders>
              <w:top w:val="nil"/>
              <w:bottom w:val="nil"/>
            </w:tcBorders>
          </w:tcPr>
          <w:p w:rsidRPr="0093718C" w:rsidR="00595E66" w:rsidP="00595E66" w:rsidRDefault="00595E66" w14:paraId="31DF0855" w14:textId="0C9D73C5">
            <w:pPr>
              <w:spacing w:line="360" w:lineRule="auto"/>
              <w:rPr>
                <w:rFonts w:ascii="Arial" w:hAnsi="Arial" w:cs="Arial"/>
                <w:sz w:val="22"/>
                <w:szCs w:val="22"/>
              </w:rPr>
            </w:pPr>
            <w:r w:rsidRPr="0093718C">
              <w:rPr>
                <w:rFonts w:ascii="Arial" w:hAnsi="Arial" w:cs="Arial"/>
                <w:sz w:val="22"/>
                <w:szCs w:val="22"/>
              </w:rPr>
              <w:t>Neckline</w:t>
            </w:r>
          </w:p>
        </w:tc>
        <w:tc>
          <w:tcPr>
            <w:tcW w:w="1402" w:type="dxa"/>
            <w:tcBorders>
              <w:top w:val="nil"/>
              <w:bottom w:val="nil"/>
              <w:right w:val="single" w:color="auto" w:sz="4" w:space="0"/>
            </w:tcBorders>
          </w:tcPr>
          <w:p w:rsidRPr="0093718C" w:rsidR="00595E66" w:rsidP="00595E66" w:rsidRDefault="00595E66" w14:paraId="544F6BD6" w14:textId="2DC73A37">
            <w:pPr>
              <w:spacing w:line="360" w:lineRule="auto"/>
              <w:rPr>
                <w:rFonts w:ascii="Arial" w:hAnsi="Arial" w:cs="Arial"/>
                <w:sz w:val="22"/>
                <w:szCs w:val="22"/>
              </w:rPr>
            </w:pPr>
            <w:r w:rsidRPr="0093718C">
              <w:rPr>
                <w:rFonts w:ascii="Arial" w:hAnsi="Arial" w:cs="Arial"/>
                <w:sz w:val="22"/>
                <w:szCs w:val="22"/>
              </w:rPr>
              <w:t>0.1711</w:t>
            </w:r>
          </w:p>
        </w:tc>
        <w:tc>
          <w:tcPr>
            <w:tcW w:w="1122" w:type="dxa"/>
            <w:tcBorders>
              <w:top w:val="nil"/>
              <w:left w:val="single" w:color="auto" w:sz="4" w:space="0"/>
              <w:right w:val="single" w:color="auto" w:sz="4" w:space="0"/>
            </w:tcBorders>
            <w:shd w:val="clear" w:color="auto" w:fill="FFFFFF" w:themeFill="background1"/>
          </w:tcPr>
          <w:p w:rsidRPr="0093718C" w:rsidR="00595E66" w:rsidP="00595E66" w:rsidRDefault="00595E66" w14:paraId="05E8CB1C" w14:textId="483D0273">
            <w:pPr>
              <w:spacing w:line="360" w:lineRule="auto"/>
              <w:rPr>
                <w:rFonts w:ascii="Arial" w:hAnsi="Arial" w:cs="Arial"/>
                <w:sz w:val="2"/>
                <w:szCs w:val="2"/>
              </w:rPr>
            </w:pPr>
          </w:p>
        </w:tc>
        <w:tc>
          <w:tcPr>
            <w:tcW w:w="1546" w:type="dxa"/>
            <w:tcBorders>
              <w:top w:val="nil"/>
              <w:left w:val="single" w:color="auto" w:sz="4" w:space="0"/>
              <w:bottom w:val="nil"/>
            </w:tcBorders>
          </w:tcPr>
          <w:p w:rsidRPr="0093718C" w:rsidR="00595E66" w:rsidP="00595E66" w:rsidRDefault="00595E66" w14:paraId="4EC4A6E5" w14:textId="4CC8C506">
            <w:pPr>
              <w:spacing w:line="360" w:lineRule="auto"/>
              <w:rPr>
                <w:rFonts w:ascii="Arial" w:hAnsi="Arial" w:cs="Arial"/>
                <w:sz w:val="22"/>
                <w:szCs w:val="22"/>
              </w:rPr>
            </w:pPr>
            <w:r w:rsidRPr="0093718C">
              <w:rPr>
                <w:rFonts w:ascii="Arial" w:hAnsi="Arial" w:cs="Arial"/>
                <w:sz w:val="22"/>
                <w:szCs w:val="22"/>
              </w:rPr>
              <w:t>Neckline</w:t>
            </w:r>
          </w:p>
        </w:tc>
        <w:tc>
          <w:tcPr>
            <w:tcW w:w="1296" w:type="dxa"/>
            <w:tcBorders>
              <w:top w:val="nil"/>
              <w:bottom w:val="nil"/>
            </w:tcBorders>
          </w:tcPr>
          <w:p w:rsidRPr="0093718C" w:rsidR="00595E66" w:rsidP="00595E66" w:rsidRDefault="00595E66" w14:paraId="69438218" w14:textId="026D3B75">
            <w:pPr>
              <w:spacing w:line="360" w:lineRule="auto"/>
              <w:rPr>
                <w:rFonts w:ascii="Arial" w:hAnsi="Arial" w:cs="Arial"/>
                <w:sz w:val="22"/>
                <w:szCs w:val="22"/>
              </w:rPr>
            </w:pPr>
            <w:r w:rsidRPr="0093718C">
              <w:rPr>
                <w:rFonts w:ascii="Arial" w:hAnsi="Arial" w:cs="Arial"/>
                <w:sz w:val="22"/>
                <w:szCs w:val="22"/>
              </w:rPr>
              <w:t>0.32</w:t>
            </w:r>
            <w:r w:rsidRPr="0093718C" w:rsidR="001C73BE">
              <w:rPr>
                <w:rFonts w:ascii="Arial" w:hAnsi="Arial" w:cs="Arial"/>
                <w:sz w:val="22"/>
                <w:szCs w:val="22"/>
              </w:rPr>
              <w:t>59</w:t>
            </w:r>
          </w:p>
        </w:tc>
      </w:tr>
      <w:tr w:rsidRPr="0093718C" w:rsidR="001C73BE" w:rsidTr="001C73BE" w14:paraId="153B4EC3" w14:textId="77777777">
        <w:trPr>
          <w:trHeight w:val="144"/>
        </w:trPr>
        <w:tc>
          <w:tcPr>
            <w:tcW w:w="3029" w:type="dxa"/>
            <w:tcBorders>
              <w:top w:val="nil"/>
              <w:bottom w:val="nil"/>
            </w:tcBorders>
          </w:tcPr>
          <w:p w:rsidRPr="0093718C" w:rsidR="00595E66" w:rsidP="00595E66" w:rsidRDefault="00595E66" w14:paraId="606988EC" w14:textId="7FA110E4">
            <w:pPr>
              <w:spacing w:line="360" w:lineRule="auto"/>
              <w:rPr>
                <w:rFonts w:ascii="Arial" w:hAnsi="Arial" w:cs="Arial"/>
                <w:sz w:val="22"/>
                <w:szCs w:val="22"/>
              </w:rPr>
            </w:pPr>
            <w:r w:rsidRPr="0093718C">
              <w:rPr>
                <w:rFonts w:ascii="Arial" w:hAnsi="Arial" w:cs="Arial"/>
                <w:sz w:val="22"/>
                <w:szCs w:val="22"/>
              </w:rPr>
              <w:t>Patterns</w:t>
            </w:r>
          </w:p>
        </w:tc>
        <w:tc>
          <w:tcPr>
            <w:tcW w:w="1402" w:type="dxa"/>
            <w:tcBorders>
              <w:top w:val="nil"/>
              <w:bottom w:val="nil"/>
              <w:right w:val="single" w:color="auto" w:sz="4" w:space="0"/>
            </w:tcBorders>
          </w:tcPr>
          <w:p w:rsidRPr="0093718C" w:rsidR="00595E66" w:rsidP="00595E66" w:rsidRDefault="00595E66" w14:paraId="4BB6C14A" w14:textId="377E70A9">
            <w:pPr>
              <w:spacing w:line="360" w:lineRule="auto"/>
              <w:rPr>
                <w:rFonts w:ascii="Arial" w:hAnsi="Arial" w:cs="Arial"/>
                <w:sz w:val="22"/>
                <w:szCs w:val="22"/>
              </w:rPr>
            </w:pPr>
            <w:r w:rsidRPr="0093718C">
              <w:rPr>
                <w:rFonts w:ascii="Arial" w:hAnsi="Arial" w:cs="Arial"/>
                <w:sz w:val="22"/>
                <w:szCs w:val="22"/>
              </w:rPr>
              <w:t>0.1253</w:t>
            </w:r>
          </w:p>
        </w:tc>
        <w:tc>
          <w:tcPr>
            <w:tcW w:w="1122" w:type="dxa"/>
            <w:tcBorders>
              <w:left w:val="single" w:color="auto" w:sz="4" w:space="0"/>
              <w:right w:val="single" w:color="auto" w:sz="4" w:space="0"/>
            </w:tcBorders>
            <w:shd w:val="clear" w:color="auto" w:fill="FFFFFF" w:themeFill="background1"/>
          </w:tcPr>
          <w:p w:rsidRPr="0093718C" w:rsidR="00595E66" w:rsidP="00595E66" w:rsidRDefault="001C73BE" w14:paraId="3D2221E1" w14:textId="6793BE3B">
            <w:pPr>
              <w:spacing w:line="360" w:lineRule="auto"/>
              <w:rPr>
                <w:rFonts w:ascii="Arial" w:hAnsi="Arial" w:cs="Arial"/>
                <w:sz w:val="2"/>
                <w:szCs w:val="2"/>
              </w:rPr>
            </w:pPr>
            <w:r w:rsidRPr="0093718C">
              <w:rPr>
                <w:rFonts w:ascii="Arial" w:hAnsi="Arial" w:cs="Arial"/>
                <w:noProof/>
                <w:sz w:val="2"/>
                <w:szCs w:val="2"/>
              </w:rPr>
              <mc:AlternateContent>
                <mc:Choice Requires="wps">
                  <w:drawing>
                    <wp:anchor distT="0" distB="0" distL="114300" distR="114300" simplePos="0" relativeHeight="251658240" behindDoc="0" locked="0" layoutInCell="1" allowOverlap="1" wp14:anchorId="20DA4B83" wp14:editId="092C6775">
                      <wp:simplePos x="0" y="0"/>
                      <wp:positionH relativeFrom="column">
                        <wp:posOffset>96610</wp:posOffset>
                      </wp:positionH>
                      <wp:positionV relativeFrom="paragraph">
                        <wp:posOffset>13607</wp:posOffset>
                      </wp:positionV>
                      <wp:extent cx="244929" cy="179614"/>
                      <wp:effectExtent l="0" t="19050" r="41275" b="30480"/>
                      <wp:wrapNone/>
                      <wp:docPr id="1569808448" name="Arrow: Right 1"/>
                      <wp:cNvGraphicFramePr/>
                      <a:graphic xmlns:a="http://schemas.openxmlformats.org/drawingml/2006/main">
                        <a:graphicData uri="http://schemas.microsoft.com/office/word/2010/wordprocessingShape">
                          <wps:wsp>
                            <wps:cNvSpPr/>
                            <wps:spPr>
                              <a:xfrm>
                                <a:off x="0" y="0"/>
                                <a:ext cx="244929" cy="17961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pic="http://schemas.openxmlformats.org/drawingml/2006/picture" xmlns:a="http://schemas.openxmlformats.org/drawingml/2006/main">
                  <w:pict>
                    <v:shapetype id="_x0000_t13" coordsize="21600,21600" o:spt="13" adj="16200,5400" path="m@0,l@0@1,0@1,0@2@0@2@0,21600,21600,10800xe" w14:anchorId="446C618F">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1" style="position:absolute;margin-left:7.6pt;margin-top:1.05pt;width:19.3pt;height:1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56082 [3204]" strokecolor="#030e13 [484]" strokeweight="1pt" type="#_x0000_t13" adj="1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"/>
                  </w:pict>
                </mc:Fallback>
              </mc:AlternateContent>
            </w:r>
          </w:p>
        </w:tc>
        <w:tc>
          <w:tcPr>
            <w:tcW w:w="1546" w:type="dxa"/>
            <w:tcBorders>
              <w:top w:val="nil"/>
              <w:left w:val="single" w:color="auto" w:sz="4" w:space="0"/>
              <w:bottom w:val="nil"/>
            </w:tcBorders>
          </w:tcPr>
          <w:p w:rsidRPr="0093718C" w:rsidR="00595E66" w:rsidP="00595E66" w:rsidRDefault="00595E66" w14:paraId="617A8117" w14:textId="4D3B5EF4">
            <w:pPr>
              <w:spacing w:line="360" w:lineRule="auto"/>
              <w:rPr>
                <w:rFonts w:ascii="Arial" w:hAnsi="Arial" w:cs="Arial"/>
                <w:sz w:val="22"/>
                <w:szCs w:val="22"/>
              </w:rPr>
            </w:pPr>
            <w:r w:rsidRPr="0093718C">
              <w:rPr>
                <w:rFonts w:ascii="Arial" w:hAnsi="Arial" w:cs="Arial"/>
                <w:sz w:val="22"/>
                <w:szCs w:val="22"/>
              </w:rPr>
              <w:t>Patterns</w:t>
            </w:r>
          </w:p>
        </w:tc>
        <w:tc>
          <w:tcPr>
            <w:tcW w:w="1296" w:type="dxa"/>
            <w:tcBorders>
              <w:top w:val="nil"/>
              <w:bottom w:val="nil"/>
            </w:tcBorders>
          </w:tcPr>
          <w:p w:rsidRPr="0093718C" w:rsidR="00595E66" w:rsidP="00595E66" w:rsidRDefault="001C73BE" w14:paraId="33B72CB8" w14:textId="0D977723">
            <w:pPr>
              <w:spacing w:line="360" w:lineRule="auto"/>
              <w:rPr>
                <w:rFonts w:ascii="Arial" w:hAnsi="Arial" w:cs="Arial"/>
                <w:sz w:val="22"/>
                <w:szCs w:val="22"/>
              </w:rPr>
            </w:pPr>
            <w:r w:rsidRPr="0093718C">
              <w:rPr>
                <w:rFonts w:ascii="Arial" w:hAnsi="Arial" w:cs="Arial"/>
                <w:sz w:val="22"/>
                <w:szCs w:val="22"/>
              </w:rPr>
              <w:t>0.2425</w:t>
            </w:r>
          </w:p>
        </w:tc>
      </w:tr>
      <w:tr w:rsidRPr="0093718C" w:rsidR="001C73BE" w:rsidTr="001C73BE" w14:paraId="008DBBE6" w14:textId="77777777">
        <w:trPr>
          <w:trHeight w:val="144"/>
        </w:trPr>
        <w:tc>
          <w:tcPr>
            <w:tcW w:w="3029" w:type="dxa"/>
            <w:tcBorders>
              <w:top w:val="nil"/>
              <w:bottom w:val="nil"/>
            </w:tcBorders>
          </w:tcPr>
          <w:p w:rsidRPr="0093718C" w:rsidR="00595E66" w:rsidP="00595E66" w:rsidRDefault="00595E66" w14:paraId="1F493FFF" w14:textId="222F28AE">
            <w:pPr>
              <w:spacing w:line="360" w:lineRule="auto"/>
              <w:rPr>
                <w:rFonts w:ascii="Arial" w:hAnsi="Arial" w:cs="Arial"/>
                <w:sz w:val="22"/>
                <w:szCs w:val="22"/>
              </w:rPr>
            </w:pPr>
            <w:r w:rsidRPr="0093718C">
              <w:rPr>
                <w:rFonts w:ascii="Arial" w:hAnsi="Arial" w:cs="Arial"/>
                <w:sz w:val="22"/>
                <w:szCs w:val="22"/>
              </w:rPr>
              <w:t>Materials</w:t>
            </w:r>
          </w:p>
        </w:tc>
        <w:tc>
          <w:tcPr>
            <w:tcW w:w="1402" w:type="dxa"/>
            <w:tcBorders>
              <w:top w:val="nil"/>
              <w:bottom w:val="nil"/>
              <w:right w:val="single" w:color="auto" w:sz="4" w:space="0"/>
            </w:tcBorders>
          </w:tcPr>
          <w:p w:rsidRPr="0093718C" w:rsidR="00595E66" w:rsidP="00595E66" w:rsidRDefault="00595E66" w14:paraId="5828D31B" w14:textId="453C26EF">
            <w:pPr>
              <w:spacing w:line="360" w:lineRule="auto"/>
              <w:rPr>
                <w:rFonts w:ascii="Arial" w:hAnsi="Arial" w:cs="Arial"/>
                <w:sz w:val="22"/>
                <w:szCs w:val="22"/>
              </w:rPr>
            </w:pPr>
            <w:r w:rsidRPr="0093718C">
              <w:rPr>
                <w:rFonts w:ascii="Arial" w:hAnsi="Arial" w:cs="Arial"/>
                <w:sz w:val="22"/>
                <w:szCs w:val="22"/>
              </w:rPr>
              <w:t>0.1004</w:t>
            </w:r>
          </w:p>
        </w:tc>
        <w:tc>
          <w:tcPr>
            <w:tcW w:w="1122" w:type="dxa"/>
            <w:tcBorders>
              <w:left w:val="single" w:color="auto" w:sz="4" w:space="0"/>
              <w:right w:val="single" w:color="auto" w:sz="4" w:space="0"/>
            </w:tcBorders>
          </w:tcPr>
          <w:p w:rsidRPr="0093718C" w:rsidR="00595E66" w:rsidP="00595E66" w:rsidRDefault="00595E66" w14:paraId="313798DD" w14:textId="77777777">
            <w:pPr>
              <w:spacing w:line="360" w:lineRule="auto"/>
              <w:rPr>
                <w:rFonts w:ascii="Arial" w:hAnsi="Arial" w:cs="Arial"/>
                <w:sz w:val="2"/>
                <w:szCs w:val="2"/>
              </w:rPr>
            </w:pPr>
          </w:p>
        </w:tc>
        <w:tc>
          <w:tcPr>
            <w:tcW w:w="1546" w:type="dxa"/>
            <w:tcBorders>
              <w:top w:val="nil"/>
              <w:left w:val="single" w:color="auto" w:sz="4" w:space="0"/>
              <w:bottom w:val="nil"/>
            </w:tcBorders>
          </w:tcPr>
          <w:p w:rsidRPr="0093718C" w:rsidR="00595E66" w:rsidP="00595E66" w:rsidRDefault="00595E66" w14:paraId="3CF018E6" w14:textId="7C0AE789">
            <w:pPr>
              <w:spacing w:line="360" w:lineRule="auto"/>
              <w:rPr>
                <w:rFonts w:ascii="Arial" w:hAnsi="Arial" w:cs="Arial"/>
                <w:sz w:val="22"/>
                <w:szCs w:val="22"/>
              </w:rPr>
            </w:pPr>
            <w:r w:rsidRPr="0093718C">
              <w:rPr>
                <w:rFonts w:ascii="Arial" w:hAnsi="Arial" w:cs="Arial"/>
                <w:sz w:val="22"/>
                <w:szCs w:val="22"/>
              </w:rPr>
              <w:t>Formality</w:t>
            </w:r>
          </w:p>
        </w:tc>
        <w:tc>
          <w:tcPr>
            <w:tcW w:w="1296" w:type="dxa"/>
            <w:tcBorders>
              <w:top w:val="nil"/>
              <w:bottom w:val="nil"/>
            </w:tcBorders>
          </w:tcPr>
          <w:p w:rsidRPr="0093718C" w:rsidR="00595E66" w:rsidP="00595E66" w:rsidRDefault="001C73BE" w14:paraId="61F7F563" w14:textId="351084B2">
            <w:pPr>
              <w:spacing w:line="360" w:lineRule="auto"/>
              <w:rPr>
                <w:rFonts w:ascii="Arial" w:hAnsi="Arial" w:cs="Arial"/>
                <w:sz w:val="22"/>
                <w:szCs w:val="22"/>
              </w:rPr>
            </w:pPr>
            <w:r w:rsidRPr="0093718C">
              <w:rPr>
                <w:rFonts w:ascii="Arial" w:hAnsi="Arial" w:cs="Arial"/>
                <w:sz w:val="22"/>
                <w:szCs w:val="22"/>
              </w:rPr>
              <w:t>0.2235</w:t>
            </w:r>
          </w:p>
        </w:tc>
      </w:tr>
      <w:tr w:rsidRPr="0093718C" w:rsidR="001C73BE" w:rsidTr="001C73BE" w14:paraId="7CF1B23E" w14:textId="77777777">
        <w:trPr>
          <w:trHeight w:val="144"/>
        </w:trPr>
        <w:tc>
          <w:tcPr>
            <w:tcW w:w="3029" w:type="dxa"/>
            <w:tcBorders>
              <w:top w:val="nil"/>
              <w:bottom w:val="nil"/>
            </w:tcBorders>
          </w:tcPr>
          <w:p w:rsidRPr="0093718C" w:rsidR="00595E66" w:rsidP="00595E66" w:rsidRDefault="00595E66" w14:paraId="586E0D5E" w14:textId="5BEE61BA">
            <w:pPr>
              <w:spacing w:line="360" w:lineRule="auto"/>
              <w:rPr>
                <w:rFonts w:ascii="Arial" w:hAnsi="Arial" w:cs="Arial"/>
                <w:sz w:val="22"/>
                <w:szCs w:val="22"/>
              </w:rPr>
            </w:pPr>
            <w:r w:rsidRPr="0093718C">
              <w:rPr>
                <w:rFonts w:ascii="Arial" w:hAnsi="Arial" w:cs="Arial"/>
                <w:sz w:val="22"/>
                <w:szCs w:val="22"/>
              </w:rPr>
              <w:t>Formality</w:t>
            </w:r>
          </w:p>
        </w:tc>
        <w:tc>
          <w:tcPr>
            <w:tcW w:w="1402" w:type="dxa"/>
            <w:tcBorders>
              <w:top w:val="nil"/>
              <w:bottom w:val="nil"/>
              <w:right w:val="single" w:color="auto" w:sz="4" w:space="0"/>
            </w:tcBorders>
          </w:tcPr>
          <w:p w:rsidRPr="0093718C" w:rsidR="00595E66" w:rsidP="00595E66" w:rsidRDefault="00595E66" w14:paraId="1103AC70" w14:textId="1214209B">
            <w:pPr>
              <w:spacing w:line="360" w:lineRule="auto"/>
              <w:rPr>
                <w:rFonts w:ascii="Arial" w:hAnsi="Arial" w:cs="Arial"/>
                <w:sz w:val="22"/>
                <w:szCs w:val="22"/>
              </w:rPr>
            </w:pPr>
            <w:r w:rsidRPr="0093718C">
              <w:rPr>
                <w:rFonts w:ascii="Arial" w:hAnsi="Arial" w:cs="Arial"/>
                <w:sz w:val="22"/>
                <w:szCs w:val="22"/>
              </w:rPr>
              <w:t>0.097</w:t>
            </w:r>
          </w:p>
        </w:tc>
        <w:tc>
          <w:tcPr>
            <w:tcW w:w="1122" w:type="dxa"/>
            <w:tcBorders>
              <w:left w:val="single" w:color="auto" w:sz="4" w:space="0"/>
              <w:right w:val="single" w:color="auto" w:sz="4" w:space="0"/>
            </w:tcBorders>
          </w:tcPr>
          <w:p w:rsidRPr="0093718C" w:rsidR="00595E66" w:rsidP="00595E66" w:rsidRDefault="00595E66" w14:paraId="54FB0919" w14:textId="77777777">
            <w:pPr>
              <w:spacing w:line="360" w:lineRule="auto"/>
              <w:rPr>
                <w:rFonts w:ascii="Arial" w:hAnsi="Arial" w:cs="Arial"/>
                <w:sz w:val="2"/>
                <w:szCs w:val="2"/>
              </w:rPr>
            </w:pPr>
          </w:p>
        </w:tc>
        <w:tc>
          <w:tcPr>
            <w:tcW w:w="1546" w:type="dxa"/>
            <w:tcBorders>
              <w:top w:val="nil"/>
              <w:left w:val="single" w:color="auto" w:sz="4" w:space="0"/>
              <w:bottom w:val="single" w:color="auto" w:sz="4" w:space="0"/>
            </w:tcBorders>
          </w:tcPr>
          <w:p w:rsidRPr="0093718C" w:rsidR="00595E66" w:rsidP="00595E66" w:rsidRDefault="00595E66" w14:paraId="3D98D7B4" w14:textId="49617F7C">
            <w:pPr>
              <w:spacing w:line="360" w:lineRule="auto"/>
              <w:rPr>
                <w:rFonts w:ascii="Arial" w:hAnsi="Arial" w:cs="Arial"/>
                <w:sz w:val="22"/>
                <w:szCs w:val="22"/>
              </w:rPr>
            </w:pPr>
            <w:r w:rsidRPr="0093718C">
              <w:rPr>
                <w:rFonts w:ascii="Arial" w:hAnsi="Arial" w:cs="Arial"/>
                <w:sz w:val="22"/>
                <w:szCs w:val="22"/>
              </w:rPr>
              <w:t>Materials</w:t>
            </w:r>
          </w:p>
        </w:tc>
        <w:tc>
          <w:tcPr>
            <w:tcW w:w="1296" w:type="dxa"/>
            <w:tcBorders>
              <w:top w:val="nil"/>
              <w:bottom w:val="single" w:color="auto" w:sz="4" w:space="0"/>
            </w:tcBorders>
          </w:tcPr>
          <w:p w:rsidRPr="0093718C" w:rsidR="00595E66" w:rsidP="00595E66" w:rsidRDefault="001C73BE" w14:paraId="2B97E324" w14:textId="2E6B6564">
            <w:pPr>
              <w:spacing w:line="360" w:lineRule="auto"/>
              <w:rPr>
                <w:rFonts w:ascii="Arial" w:hAnsi="Arial" w:cs="Arial"/>
                <w:sz w:val="22"/>
                <w:szCs w:val="22"/>
              </w:rPr>
            </w:pPr>
            <w:r w:rsidRPr="0093718C">
              <w:rPr>
                <w:rFonts w:ascii="Arial" w:hAnsi="Arial" w:cs="Arial"/>
                <w:sz w:val="22"/>
                <w:szCs w:val="22"/>
              </w:rPr>
              <w:t>0.205</w:t>
            </w:r>
          </w:p>
        </w:tc>
      </w:tr>
      <w:tr w:rsidRPr="0093718C" w:rsidR="001C73BE" w:rsidTr="001C73BE" w14:paraId="01FEABDF" w14:textId="77777777">
        <w:trPr>
          <w:trHeight w:val="144"/>
        </w:trPr>
        <w:tc>
          <w:tcPr>
            <w:tcW w:w="3029" w:type="dxa"/>
            <w:tcBorders>
              <w:top w:val="nil"/>
              <w:bottom w:val="nil"/>
            </w:tcBorders>
          </w:tcPr>
          <w:p w:rsidRPr="0093718C" w:rsidR="00595E66" w:rsidP="00595E66" w:rsidRDefault="00595E66" w14:paraId="5F4FF061" w14:textId="3305BC20">
            <w:pPr>
              <w:spacing w:line="360" w:lineRule="auto"/>
              <w:rPr>
                <w:rFonts w:ascii="Arial" w:hAnsi="Arial" w:cs="Arial"/>
                <w:sz w:val="22"/>
                <w:szCs w:val="22"/>
              </w:rPr>
            </w:pPr>
            <w:proofErr w:type="spellStart"/>
            <w:r w:rsidRPr="0093718C">
              <w:rPr>
                <w:rFonts w:ascii="Arial" w:hAnsi="Arial" w:cs="Arial"/>
                <w:sz w:val="22"/>
                <w:szCs w:val="22"/>
              </w:rPr>
              <w:t>Occasion_suitability</w:t>
            </w:r>
            <w:proofErr w:type="spellEnd"/>
          </w:p>
        </w:tc>
        <w:tc>
          <w:tcPr>
            <w:tcW w:w="1402" w:type="dxa"/>
            <w:tcBorders>
              <w:top w:val="nil"/>
              <w:bottom w:val="nil"/>
              <w:right w:val="single" w:color="auto" w:sz="4" w:space="0"/>
            </w:tcBorders>
          </w:tcPr>
          <w:p w:rsidRPr="0093718C" w:rsidR="00595E66" w:rsidP="00595E66" w:rsidRDefault="00595E66" w14:paraId="18C59CD2" w14:textId="3CE341F3">
            <w:pPr>
              <w:spacing w:line="360" w:lineRule="auto"/>
              <w:rPr>
                <w:rFonts w:ascii="Arial" w:hAnsi="Arial" w:cs="Arial"/>
                <w:sz w:val="22"/>
                <w:szCs w:val="22"/>
              </w:rPr>
            </w:pPr>
            <w:r w:rsidRPr="0093718C">
              <w:rPr>
                <w:rFonts w:ascii="Arial" w:hAnsi="Arial" w:cs="Arial"/>
                <w:sz w:val="22"/>
                <w:szCs w:val="22"/>
              </w:rPr>
              <w:t>0.0689</w:t>
            </w:r>
          </w:p>
        </w:tc>
        <w:tc>
          <w:tcPr>
            <w:tcW w:w="1122" w:type="dxa"/>
            <w:tcBorders>
              <w:left w:val="single" w:color="auto" w:sz="4" w:space="0"/>
            </w:tcBorders>
          </w:tcPr>
          <w:p w:rsidRPr="0093718C" w:rsidR="00595E66" w:rsidP="00595E66" w:rsidRDefault="00595E66" w14:paraId="701DE71F" w14:textId="77777777">
            <w:pPr>
              <w:spacing w:line="360" w:lineRule="auto"/>
              <w:rPr>
                <w:rFonts w:ascii="Arial" w:hAnsi="Arial" w:cs="Arial"/>
                <w:sz w:val="2"/>
                <w:szCs w:val="2"/>
              </w:rPr>
            </w:pPr>
          </w:p>
        </w:tc>
        <w:tc>
          <w:tcPr>
            <w:tcW w:w="1546" w:type="dxa"/>
            <w:tcBorders>
              <w:top w:val="single" w:color="auto" w:sz="4" w:space="0"/>
              <w:bottom w:val="nil"/>
            </w:tcBorders>
          </w:tcPr>
          <w:p w:rsidRPr="0093718C" w:rsidR="00595E66" w:rsidP="00595E66" w:rsidRDefault="00595E66" w14:paraId="4638915D" w14:textId="2B171394">
            <w:pPr>
              <w:spacing w:line="360" w:lineRule="auto"/>
              <w:rPr>
                <w:rFonts w:ascii="Arial" w:hAnsi="Arial" w:cs="Arial"/>
                <w:sz w:val="22"/>
                <w:szCs w:val="22"/>
              </w:rPr>
            </w:pPr>
          </w:p>
        </w:tc>
        <w:tc>
          <w:tcPr>
            <w:tcW w:w="1296" w:type="dxa"/>
            <w:tcBorders>
              <w:top w:val="single" w:color="auto" w:sz="4" w:space="0"/>
              <w:bottom w:val="nil"/>
              <w:right w:val="nil"/>
            </w:tcBorders>
          </w:tcPr>
          <w:p w:rsidRPr="0093718C" w:rsidR="00595E66" w:rsidP="00595E66" w:rsidRDefault="00595E66" w14:paraId="032D756E" w14:textId="77777777">
            <w:pPr>
              <w:spacing w:line="360" w:lineRule="auto"/>
              <w:rPr>
                <w:rFonts w:ascii="Arial" w:hAnsi="Arial" w:cs="Arial"/>
                <w:sz w:val="22"/>
                <w:szCs w:val="22"/>
              </w:rPr>
            </w:pPr>
          </w:p>
        </w:tc>
      </w:tr>
      <w:tr w:rsidRPr="0093718C" w:rsidR="001C73BE" w:rsidTr="001C73BE" w14:paraId="6D25638B" w14:textId="77777777">
        <w:trPr>
          <w:trHeight w:val="144"/>
        </w:trPr>
        <w:tc>
          <w:tcPr>
            <w:tcW w:w="3029" w:type="dxa"/>
            <w:tcBorders>
              <w:top w:val="nil"/>
              <w:bottom w:val="nil"/>
            </w:tcBorders>
          </w:tcPr>
          <w:p w:rsidRPr="0093718C" w:rsidR="00595E66" w:rsidP="00595E66" w:rsidRDefault="00595E66" w14:paraId="22143241" w14:textId="65A9A71F">
            <w:pPr>
              <w:spacing w:line="360" w:lineRule="auto"/>
              <w:rPr>
                <w:rFonts w:ascii="Arial" w:hAnsi="Arial" w:cs="Arial"/>
                <w:sz w:val="22"/>
                <w:szCs w:val="22"/>
              </w:rPr>
            </w:pPr>
            <w:r w:rsidRPr="0093718C">
              <w:rPr>
                <w:rFonts w:ascii="Arial" w:hAnsi="Arial" w:cs="Arial"/>
                <w:sz w:val="22"/>
                <w:szCs w:val="22"/>
              </w:rPr>
              <w:t>Colors</w:t>
            </w:r>
          </w:p>
        </w:tc>
        <w:tc>
          <w:tcPr>
            <w:tcW w:w="1402" w:type="dxa"/>
            <w:tcBorders>
              <w:top w:val="nil"/>
              <w:bottom w:val="nil"/>
              <w:right w:val="single" w:color="auto" w:sz="4" w:space="0"/>
            </w:tcBorders>
          </w:tcPr>
          <w:p w:rsidRPr="0093718C" w:rsidR="00595E66" w:rsidP="00595E66" w:rsidRDefault="00595E66" w14:paraId="7BD8A07A" w14:textId="583EC0A9">
            <w:pPr>
              <w:spacing w:line="360" w:lineRule="auto"/>
              <w:rPr>
                <w:rFonts w:ascii="Arial" w:hAnsi="Arial" w:cs="Arial"/>
                <w:sz w:val="22"/>
                <w:szCs w:val="22"/>
              </w:rPr>
            </w:pPr>
            <w:r w:rsidRPr="0093718C">
              <w:rPr>
                <w:rFonts w:ascii="Arial" w:hAnsi="Arial" w:cs="Arial"/>
                <w:sz w:val="22"/>
                <w:szCs w:val="22"/>
              </w:rPr>
              <w:t>0.0671</w:t>
            </w:r>
          </w:p>
        </w:tc>
        <w:tc>
          <w:tcPr>
            <w:tcW w:w="1122" w:type="dxa"/>
            <w:tcBorders>
              <w:left w:val="single" w:color="auto" w:sz="4" w:space="0"/>
            </w:tcBorders>
          </w:tcPr>
          <w:p w:rsidRPr="0093718C" w:rsidR="00595E66" w:rsidP="00595E66" w:rsidRDefault="00595E66" w14:paraId="40915BB6"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23782478"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531BD0C8" w14:textId="77777777">
            <w:pPr>
              <w:spacing w:line="360" w:lineRule="auto"/>
              <w:rPr>
                <w:rFonts w:ascii="Arial" w:hAnsi="Arial" w:cs="Arial"/>
                <w:sz w:val="22"/>
                <w:szCs w:val="22"/>
              </w:rPr>
            </w:pPr>
          </w:p>
        </w:tc>
      </w:tr>
      <w:tr w:rsidRPr="0093718C" w:rsidR="00595E66" w:rsidTr="001C73BE" w14:paraId="23968AA2" w14:textId="77777777">
        <w:trPr>
          <w:trHeight w:val="144"/>
        </w:trPr>
        <w:tc>
          <w:tcPr>
            <w:tcW w:w="3029" w:type="dxa"/>
            <w:tcBorders>
              <w:top w:val="nil"/>
              <w:bottom w:val="nil"/>
            </w:tcBorders>
          </w:tcPr>
          <w:p w:rsidRPr="0093718C" w:rsidR="00595E66" w:rsidP="00595E66" w:rsidRDefault="00595E66" w14:paraId="3C36841C" w14:textId="73E01F3D">
            <w:pPr>
              <w:spacing w:line="360" w:lineRule="auto"/>
              <w:rPr>
                <w:rFonts w:ascii="Arial" w:hAnsi="Arial" w:cs="Arial"/>
                <w:sz w:val="22"/>
                <w:szCs w:val="22"/>
              </w:rPr>
            </w:pPr>
            <w:r w:rsidRPr="0093718C">
              <w:rPr>
                <w:rFonts w:ascii="Arial" w:hAnsi="Arial" w:cs="Arial"/>
                <w:sz w:val="22"/>
                <w:szCs w:val="22"/>
              </w:rPr>
              <w:t>Type</w:t>
            </w:r>
          </w:p>
        </w:tc>
        <w:tc>
          <w:tcPr>
            <w:tcW w:w="1402" w:type="dxa"/>
            <w:tcBorders>
              <w:top w:val="nil"/>
              <w:bottom w:val="nil"/>
              <w:right w:val="single" w:color="auto" w:sz="4" w:space="0"/>
            </w:tcBorders>
          </w:tcPr>
          <w:p w:rsidRPr="0093718C" w:rsidR="00595E66" w:rsidP="00595E66" w:rsidRDefault="00595E66" w14:paraId="12770808" w14:textId="5489B4AD">
            <w:pPr>
              <w:spacing w:line="360" w:lineRule="auto"/>
              <w:rPr>
                <w:rFonts w:ascii="Arial" w:hAnsi="Arial" w:cs="Arial"/>
                <w:sz w:val="22"/>
                <w:szCs w:val="22"/>
              </w:rPr>
            </w:pPr>
            <w:r w:rsidRPr="0093718C">
              <w:rPr>
                <w:rFonts w:ascii="Arial" w:hAnsi="Arial" w:cs="Arial"/>
                <w:sz w:val="22"/>
                <w:szCs w:val="22"/>
              </w:rPr>
              <w:t>0.0612</w:t>
            </w:r>
          </w:p>
        </w:tc>
        <w:tc>
          <w:tcPr>
            <w:tcW w:w="1122" w:type="dxa"/>
            <w:tcBorders>
              <w:left w:val="single" w:color="auto" w:sz="4" w:space="0"/>
            </w:tcBorders>
          </w:tcPr>
          <w:p w:rsidRPr="0093718C" w:rsidR="00595E66" w:rsidP="00595E66" w:rsidRDefault="00595E66" w14:paraId="7B7BD6EC"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58F10887"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31E1195B" w14:textId="77777777">
            <w:pPr>
              <w:spacing w:line="360" w:lineRule="auto"/>
              <w:rPr>
                <w:rFonts w:ascii="Arial" w:hAnsi="Arial" w:cs="Arial"/>
                <w:sz w:val="22"/>
                <w:szCs w:val="22"/>
              </w:rPr>
            </w:pPr>
          </w:p>
        </w:tc>
      </w:tr>
      <w:tr w:rsidRPr="0093718C" w:rsidR="00595E66" w:rsidTr="001C73BE" w14:paraId="276606EB" w14:textId="77777777">
        <w:trPr>
          <w:trHeight w:val="144"/>
        </w:trPr>
        <w:tc>
          <w:tcPr>
            <w:tcW w:w="3029" w:type="dxa"/>
            <w:tcBorders>
              <w:top w:val="nil"/>
              <w:bottom w:val="nil"/>
            </w:tcBorders>
          </w:tcPr>
          <w:p w:rsidRPr="0093718C" w:rsidR="00595E66" w:rsidP="00595E66" w:rsidRDefault="00595E66" w14:paraId="6F6E04E1" w14:textId="53BD82AF">
            <w:pPr>
              <w:spacing w:line="360" w:lineRule="auto"/>
              <w:rPr>
                <w:rFonts w:ascii="Arial" w:hAnsi="Arial" w:cs="Arial"/>
                <w:sz w:val="22"/>
                <w:szCs w:val="22"/>
              </w:rPr>
            </w:pPr>
            <w:proofErr w:type="spellStart"/>
            <w:r w:rsidRPr="0093718C">
              <w:rPr>
                <w:rFonts w:ascii="Arial" w:hAnsi="Arial" w:cs="Arial"/>
                <w:sz w:val="22"/>
                <w:szCs w:val="22"/>
              </w:rPr>
              <w:t>Details_and_embellishments</w:t>
            </w:r>
            <w:proofErr w:type="spellEnd"/>
          </w:p>
        </w:tc>
        <w:tc>
          <w:tcPr>
            <w:tcW w:w="1402" w:type="dxa"/>
            <w:tcBorders>
              <w:top w:val="nil"/>
              <w:bottom w:val="nil"/>
              <w:right w:val="single" w:color="auto" w:sz="4" w:space="0"/>
            </w:tcBorders>
          </w:tcPr>
          <w:p w:rsidRPr="0093718C" w:rsidR="00595E66" w:rsidP="00595E66" w:rsidRDefault="00595E66" w14:paraId="6ABE2CC3" w14:textId="02C9C5AC">
            <w:pPr>
              <w:spacing w:line="360" w:lineRule="auto"/>
              <w:rPr>
                <w:rFonts w:ascii="Arial" w:hAnsi="Arial" w:cs="Arial"/>
                <w:sz w:val="22"/>
                <w:szCs w:val="22"/>
              </w:rPr>
            </w:pPr>
            <w:r w:rsidRPr="0093718C">
              <w:rPr>
                <w:rFonts w:ascii="Arial" w:hAnsi="Arial" w:cs="Arial"/>
                <w:sz w:val="22"/>
                <w:szCs w:val="22"/>
              </w:rPr>
              <w:t>0.0589</w:t>
            </w:r>
          </w:p>
        </w:tc>
        <w:tc>
          <w:tcPr>
            <w:tcW w:w="1122" w:type="dxa"/>
            <w:tcBorders>
              <w:left w:val="single" w:color="auto" w:sz="4" w:space="0"/>
            </w:tcBorders>
          </w:tcPr>
          <w:p w:rsidRPr="0093718C" w:rsidR="00595E66" w:rsidP="00595E66" w:rsidRDefault="00595E66" w14:paraId="1CC82CF4"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467146A3"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02AFA553" w14:textId="77777777">
            <w:pPr>
              <w:spacing w:line="360" w:lineRule="auto"/>
              <w:rPr>
                <w:rFonts w:ascii="Arial" w:hAnsi="Arial" w:cs="Arial"/>
                <w:sz w:val="22"/>
                <w:szCs w:val="22"/>
              </w:rPr>
            </w:pPr>
          </w:p>
        </w:tc>
      </w:tr>
      <w:tr w:rsidRPr="0093718C" w:rsidR="00595E66" w:rsidTr="001C73BE" w14:paraId="7F9F0682" w14:textId="77777777">
        <w:trPr>
          <w:trHeight w:val="144"/>
        </w:trPr>
        <w:tc>
          <w:tcPr>
            <w:tcW w:w="3029" w:type="dxa"/>
            <w:tcBorders>
              <w:top w:val="nil"/>
              <w:bottom w:val="nil"/>
            </w:tcBorders>
          </w:tcPr>
          <w:p w:rsidRPr="0093718C" w:rsidR="00595E66" w:rsidP="00595E66" w:rsidRDefault="00595E66" w14:paraId="703FC5FB" w14:textId="772B590C">
            <w:pPr>
              <w:spacing w:line="360" w:lineRule="auto"/>
              <w:rPr>
                <w:rFonts w:ascii="Arial" w:hAnsi="Arial" w:cs="Arial"/>
                <w:sz w:val="22"/>
                <w:szCs w:val="22"/>
              </w:rPr>
            </w:pPr>
            <w:proofErr w:type="spellStart"/>
            <w:r w:rsidRPr="0093718C">
              <w:rPr>
                <w:rFonts w:ascii="Arial" w:hAnsi="Arial" w:cs="Arial"/>
                <w:sz w:val="22"/>
                <w:szCs w:val="22"/>
              </w:rPr>
              <w:t>Sleeve_style</w:t>
            </w:r>
            <w:proofErr w:type="spellEnd"/>
          </w:p>
        </w:tc>
        <w:tc>
          <w:tcPr>
            <w:tcW w:w="1402" w:type="dxa"/>
            <w:tcBorders>
              <w:top w:val="nil"/>
              <w:bottom w:val="nil"/>
              <w:right w:val="single" w:color="auto" w:sz="4" w:space="0"/>
            </w:tcBorders>
          </w:tcPr>
          <w:p w:rsidRPr="0093718C" w:rsidR="00595E66" w:rsidP="00595E66" w:rsidRDefault="00595E66" w14:paraId="599B2CF6" w14:textId="3E0F7EE9">
            <w:pPr>
              <w:spacing w:line="360" w:lineRule="auto"/>
              <w:rPr>
                <w:rFonts w:ascii="Arial" w:hAnsi="Arial" w:cs="Arial"/>
                <w:sz w:val="22"/>
                <w:szCs w:val="22"/>
              </w:rPr>
            </w:pPr>
            <w:r w:rsidRPr="0093718C">
              <w:rPr>
                <w:rFonts w:ascii="Arial" w:hAnsi="Arial" w:cs="Arial"/>
                <w:sz w:val="22"/>
                <w:szCs w:val="22"/>
              </w:rPr>
              <w:t>0.0428</w:t>
            </w:r>
          </w:p>
        </w:tc>
        <w:tc>
          <w:tcPr>
            <w:tcW w:w="1122" w:type="dxa"/>
            <w:tcBorders>
              <w:left w:val="single" w:color="auto" w:sz="4" w:space="0"/>
              <w:bottom w:val="nil"/>
            </w:tcBorders>
          </w:tcPr>
          <w:p w:rsidRPr="0093718C" w:rsidR="00595E66" w:rsidP="00595E66" w:rsidRDefault="00595E66" w14:paraId="3118C018"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1D8E33AF"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736187AE" w14:textId="77777777">
            <w:pPr>
              <w:spacing w:line="360" w:lineRule="auto"/>
              <w:rPr>
                <w:rFonts w:ascii="Arial" w:hAnsi="Arial" w:cs="Arial"/>
                <w:sz w:val="22"/>
                <w:szCs w:val="22"/>
              </w:rPr>
            </w:pPr>
          </w:p>
        </w:tc>
      </w:tr>
      <w:tr w:rsidRPr="0093718C" w:rsidR="00595E66" w:rsidTr="001C73BE" w14:paraId="1C4D2EF1" w14:textId="77777777">
        <w:trPr>
          <w:trHeight w:val="144"/>
        </w:trPr>
        <w:tc>
          <w:tcPr>
            <w:tcW w:w="3029" w:type="dxa"/>
            <w:tcBorders>
              <w:top w:val="nil"/>
              <w:bottom w:val="nil"/>
            </w:tcBorders>
          </w:tcPr>
          <w:p w:rsidRPr="0093718C" w:rsidR="00595E66" w:rsidP="00595E66" w:rsidRDefault="00595E66" w14:paraId="57EA86B1" w14:textId="62D2AE72">
            <w:pPr>
              <w:spacing w:line="360" w:lineRule="auto"/>
              <w:rPr>
                <w:rFonts w:ascii="Arial" w:hAnsi="Arial" w:cs="Arial"/>
                <w:sz w:val="22"/>
                <w:szCs w:val="22"/>
              </w:rPr>
            </w:pPr>
            <w:r w:rsidRPr="0093718C">
              <w:rPr>
                <w:rFonts w:ascii="Arial" w:hAnsi="Arial" w:cs="Arial"/>
                <w:sz w:val="22"/>
                <w:szCs w:val="22"/>
              </w:rPr>
              <w:t>Fit</w:t>
            </w:r>
          </w:p>
        </w:tc>
        <w:tc>
          <w:tcPr>
            <w:tcW w:w="1402" w:type="dxa"/>
            <w:tcBorders>
              <w:top w:val="nil"/>
              <w:bottom w:val="nil"/>
              <w:right w:val="single" w:color="auto" w:sz="4" w:space="0"/>
            </w:tcBorders>
          </w:tcPr>
          <w:p w:rsidRPr="0093718C" w:rsidR="00595E66" w:rsidP="00595E66" w:rsidRDefault="00595E66" w14:paraId="5B3E2A89" w14:textId="271A5F17">
            <w:pPr>
              <w:spacing w:line="360" w:lineRule="auto"/>
              <w:rPr>
                <w:rFonts w:ascii="Arial" w:hAnsi="Arial" w:cs="Arial"/>
                <w:sz w:val="22"/>
                <w:szCs w:val="22"/>
              </w:rPr>
            </w:pPr>
            <w:r w:rsidRPr="0093718C">
              <w:rPr>
                <w:rFonts w:ascii="Arial" w:hAnsi="Arial" w:cs="Arial"/>
                <w:sz w:val="22"/>
                <w:szCs w:val="22"/>
              </w:rPr>
              <w:t>0.039</w:t>
            </w:r>
          </w:p>
        </w:tc>
        <w:tc>
          <w:tcPr>
            <w:tcW w:w="1122" w:type="dxa"/>
            <w:tcBorders>
              <w:top w:val="nil"/>
              <w:left w:val="single" w:color="auto" w:sz="4" w:space="0"/>
              <w:bottom w:val="nil"/>
            </w:tcBorders>
          </w:tcPr>
          <w:p w:rsidRPr="0093718C" w:rsidR="00595E66" w:rsidP="00595E66" w:rsidRDefault="00595E66" w14:paraId="7AF2BBBB"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4D18FFB3"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53165F27" w14:textId="77777777">
            <w:pPr>
              <w:spacing w:line="360" w:lineRule="auto"/>
              <w:rPr>
                <w:rFonts w:ascii="Arial" w:hAnsi="Arial" w:cs="Arial"/>
                <w:sz w:val="22"/>
                <w:szCs w:val="22"/>
              </w:rPr>
            </w:pPr>
          </w:p>
        </w:tc>
      </w:tr>
      <w:tr w:rsidRPr="0093718C" w:rsidR="00595E66" w:rsidTr="001C73BE" w14:paraId="39B50840" w14:textId="77777777">
        <w:trPr>
          <w:trHeight w:val="144"/>
        </w:trPr>
        <w:tc>
          <w:tcPr>
            <w:tcW w:w="3029" w:type="dxa"/>
            <w:tcBorders>
              <w:top w:val="nil"/>
              <w:bottom w:val="nil"/>
            </w:tcBorders>
          </w:tcPr>
          <w:p w:rsidRPr="0093718C" w:rsidR="00595E66" w:rsidP="00595E66" w:rsidRDefault="00595E66" w14:paraId="5AEDC8AB" w14:textId="49680842">
            <w:pPr>
              <w:spacing w:line="360" w:lineRule="auto"/>
              <w:rPr>
                <w:rFonts w:ascii="Arial" w:hAnsi="Arial" w:cs="Arial"/>
                <w:sz w:val="22"/>
                <w:szCs w:val="22"/>
              </w:rPr>
            </w:pPr>
            <w:r w:rsidRPr="0093718C">
              <w:rPr>
                <w:rFonts w:ascii="Arial" w:hAnsi="Arial" w:cs="Arial"/>
                <w:sz w:val="22"/>
                <w:szCs w:val="22"/>
              </w:rPr>
              <w:t>Shape</w:t>
            </w:r>
          </w:p>
        </w:tc>
        <w:tc>
          <w:tcPr>
            <w:tcW w:w="1402" w:type="dxa"/>
            <w:tcBorders>
              <w:top w:val="nil"/>
              <w:bottom w:val="nil"/>
              <w:right w:val="single" w:color="auto" w:sz="4" w:space="0"/>
            </w:tcBorders>
          </w:tcPr>
          <w:p w:rsidRPr="0093718C" w:rsidR="00595E66" w:rsidP="00595E66" w:rsidRDefault="00595E66" w14:paraId="6F384194" w14:textId="11FA6CF8">
            <w:pPr>
              <w:spacing w:line="360" w:lineRule="auto"/>
              <w:rPr>
                <w:rFonts w:ascii="Arial" w:hAnsi="Arial" w:cs="Arial"/>
                <w:sz w:val="22"/>
                <w:szCs w:val="22"/>
              </w:rPr>
            </w:pPr>
            <w:r w:rsidRPr="0093718C">
              <w:rPr>
                <w:rFonts w:ascii="Arial" w:hAnsi="Arial" w:cs="Arial"/>
                <w:sz w:val="22"/>
                <w:szCs w:val="22"/>
              </w:rPr>
              <w:t>0.0362</w:t>
            </w:r>
          </w:p>
        </w:tc>
        <w:tc>
          <w:tcPr>
            <w:tcW w:w="1122" w:type="dxa"/>
            <w:tcBorders>
              <w:top w:val="nil"/>
              <w:left w:val="single" w:color="auto" w:sz="4" w:space="0"/>
            </w:tcBorders>
          </w:tcPr>
          <w:p w:rsidRPr="0093718C" w:rsidR="00595E66" w:rsidP="00595E66" w:rsidRDefault="00595E66" w14:paraId="5C38B576"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069662E3"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525C4AF9" w14:textId="77777777">
            <w:pPr>
              <w:spacing w:line="360" w:lineRule="auto"/>
              <w:rPr>
                <w:rFonts w:ascii="Arial" w:hAnsi="Arial" w:cs="Arial"/>
                <w:sz w:val="22"/>
                <w:szCs w:val="22"/>
              </w:rPr>
            </w:pPr>
          </w:p>
        </w:tc>
      </w:tr>
      <w:tr w:rsidRPr="0093718C" w:rsidR="00595E66" w:rsidTr="001C73BE" w14:paraId="7E45FB52" w14:textId="77777777">
        <w:trPr>
          <w:trHeight w:val="144"/>
        </w:trPr>
        <w:tc>
          <w:tcPr>
            <w:tcW w:w="3029" w:type="dxa"/>
            <w:tcBorders>
              <w:top w:val="nil"/>
              <w:bottom w:val="nil"/>
            </w:tcBorders>
          </w:tcPr>
          <w:p w:rsidRPr="0093718C" w:rsidR="00595E66" w:rsidP="00595E66" w:rsidRDefault="00595E66" w14:paraId="2B9EE856" w14:textId="6C99E5E4">
            <w:pPr>
              <w:spacing w:line="360" w:lineRule="auto"/>
              <w:rPr>
                <w:rFonts w:ascii="Arial" w:hAnsi="Arial" w:cs="Arial"/>
                <w:sz w:val="22"/>
                <w:szCs w:val="22"/>
              </w:rPr>
            </w:pPr>
            <w:proofErr w:type="spellStart"/>
            <w:r w:rsidRPr="0093718C">
              <w:rPr>
                <w:rFonts w:ascii="Arial" w:hAnsi="Arial" w:cs="Arial"/>
                <w:sz w:val="22"/>
                <w:szCs w:val="22"/>
              </w:rPr>
              <w:t>Collar_style</w:t>
            </w:r>
            <w:proofErr w:type="spellEnd"/>
          </w:p>
        </w:tc>
        <w:tc>
          <w:tcPr>
            <w:tcW w:w="1402" w:type="dxa"/>
            <w:tcBorders>
              <w:top w:val="nil"/>
              <w:bottom w:val="nil"/>
              <w:right w:val="single" w:color="auto" w:sz="4" w:space="0"/>
            </w:tcBorders>
          </w:tcPr>
          <w:p w:rsidRPr="0093718C" w:rsidR="00595E66" w:rsidP="00595E66" w:rsidRDefault="00595E66" w14:paraId="0A43EDDB" w14:textId="1E2C13A0">
            <w:pPr>
              <w:spacing w:line="360" w:lineRule="auto"/>
              <w:rPr>
                <w:rFonts w:ascii="Arial" w:hAnsi="Arial" w:cs="Arial"/>
                <w:sz w:val="22"/>
                <w:szCs w:val="22"/>
              </w:rPr>
            </w:pPr>
            <w:r w:rsidRPr="0093718C">
              <w:rPr>
                <w:rFonts w:ascii="Arial" w:hAnsi="Arial" w:cs="Arial"/>
                <w:sz w:val="22"/>
                <w:szCs w:val="22"/>
              </w:rPr>
              <w:t>0.0314</w:t>
            </w:r>
          </w:p>
        </w:tc>
        <w:tc>
          <w:tcPr>
            <w:tcW w:w="1122" w:type="dxa"/>
            <w:tcBorders>
              <w:left w:val="single" w:color="auto" w:sz="4" w:space="0"/>
            </w:tcBorders>
          </w:tcPr>
          <w:p w:rsidRPr="0093718C" w:rsidR="00595E66" w:rsidP="00595E66" w:rsidRDefault="00595E66" w14:paraId="6B08B064"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4763D142"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5B5F9E3A" w14:textId="77777777">
            <w:pPr>
              <w:spacing w:line="360" w:lineRule="auto"/>
              <w:rPr>
                <w:rFonts w:ascii="Arial" w:hAnsi="Arial" w:cs="Arial"/>
                <w:sz w:val="22"/>
                <w:szCs w:val="22"/>
              </w:rPr>
            </w:pPr>
          </w:p>
        </w:tc>
      </w:tr>
      <w:tr w:rsidRPr="0093718C" w:rsidR="00595E66" w:rsidTr="001C73BE" w14:paraId="79951399" w14:textId="77777777">
        <w:trPr>
          <w:trHeight w:val="144"/>
        </w:trPr>
        <w:tc>
          <w:tcPr>
            <w:tcW w:w="3029" w:type="dxa"/>
            <w:tcBorders>
              <w:top w:val="nil"/>
              <w:bottom w:val="nil"/>
            </w:tcBorders>
          </w:tcPr>
          <w:p w:rsidRPr="0093718C" w:rsidR="00595E66" w:rsidP="00595E66" w:rsidRDefault="00595E66" w14:paraId="04570BD8" w14:textId="0C337EE6">
            <w:pPr>
              <w:spacing w:line="360" w:lineRule="auto"/>
              <w:rPr>
                <w:rFonts w:ascii="Arial" w:hAnsi="Arial" w:cs="Arial"/>
                <w:sz w:val="22"/>
                <w:szCs w:val="22"/>
              </w:rPr>
            </w:pPr>
            <w:proofErr w:type="spellStart"/>
            <w:r w:rsidRPr="0093718C">
              <w:rPr>
                <w:rFonts w:ascii="Arial" w:hAnsi="Arial" w:cs="Arial"/>
                <w:sz w:val="22"/>
                <w:szCs w:val="22"/>
              </w:rPr>
              <w:t>Fluidity_of_fabric</w:t>
            </w:r>
            <w:proofErr w:type="spellEnd"/>
          </w:p>
        </w:tc>
        <w:tc>
          <w:tcPr>
            <w:tcW w:w="1402" w:type="dxa"/>
            <w:tcBorders>
              <w:top w:val="nil"/>
              <w:bottom w:val="nil"/>
              <w:right w:val="single" w:color="auto" w:sz="4" w:space="0"/>
            </w:tcBorders>
          </w:tcPr>
          <w:p w:rsidRPr="0093718C" w:rsidR="00595E66" w:rsidP="00595E66" w:rsidRDefault="00595E66" w14:paraId="1A6DFEBD" w14:textId="79D9DBD9">
            <w:pPr>
              <w:spacing w:line="360" w:lineRule="auto"/>
              <w:rPr>
                <w:rFonts w:ascii="Arial" w:hAnsi="Arial" w:cs="Arial"/>
                <w:sz w:val="22"/>
                <w:szCs w:val="22"/>
              </w:rPr>
            </w:pPr>
            <w:r w:rsidRPr="0093718C">
              <w:rPr>
                <w:rFonts w:ascii="Arial" w:hAnsi="Arial" w:cs="Arial"/>
                <w:sz w:val="22"/>
                <w:szCs w:val="22"/>
              </w:rPr>
              <w:t>0.0255</w:t>
            </w:r>
          </w:p>
        </w:tc>
        <w:tc>
          <w:tcPr>
            <w:tcW w:w="1122" w:type="dxa"/>
            <w:tcBorders>
              <w:left w:val="single" w:color="auto" w:sz="4" w:space="0"/>
            </w:tcBorders>
          </w:tcPr>
          <w:p w:rsidRPr="0093718C" w:rsidR="00595E66" w:rsidP="00595E66" w:rsidRDefault="00595E66" w14:paraId="08D26504"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0A7A0174"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05967F0F" w14:textId="77777777">
            <w:pPr>
              <w:spacing w:line="360" w:lineRule="auto"/>
              <w:rPr>
                <w:rFonts w:ascii="Arial" w:hAnsi="Arial" w:cs="Arial"/>
                <w:sz w:val="22"/>
                <w:szCs w:val="22"/>
              </w:rPr>
            </w:pPr>
          </w:p>
        </w:tc>
      </w:tr>
      <w:tr w:rsidRPr="0093718C" w:rsidR="00595E66" w:rsidTr="001C73BE" w14:paraId="3CB45627" w14:textId="77777777">
        <w:trPr>
          <w:trHeight w:val="144"/>
        </w:trPr>
        <w:tc>
          <w:tcPr>
            <w:tcW w:w="3029" w:type="dxa"/>
            <w:tcBorders>
              <w:top w:val="nil"/>
              <w:bottom w:val="nil"/>
            </w:tcBorders>
          </w:tcPr>
          <w:p w:rsidRPr="0093718C" w:rsidR="00595E66" w:rsidP="00595E66" w:rsidRDefault="00595E66" w14:paraId="690102B2" w14:textId="74A412FF">
            <w:pPr>
              <w:spacing w:line="360" w:lineRule="auto"/>
              <w:rPr>
                <w:rFonts w:ascii="Arial" w:hAnsi="Arial" w:cs="Arial"/>
                <w:sz w:val="22"/>
                <w:szCs w:val="22"/>
              </w:rPr>
            </w:pPr>
            <w:proofErr w:type="spellStart"/>
            <w:r w:rsidRPr="0093718C">
              <w:rPr>
                <w:rFonts w:ascii="Arial" w:hAnsi="Arial" w:cs="Arial"/>
                <w:sz w:val="22"/>
                <w:szCs w:val="22"/>
              </w:rPr>
              <w:t>Pocket_presence</w:t>
            </w:r>
            <w:proofErr w:type="spellEnd"/>
          </w:p>
        </w:tc>
        <w:tc>
          <w:tcPr>
            <w:tcW w:w="1402" w:type="dxa"/>
            <w:tcBorders>
              <w:top w:val="nil"/>
              <w:bottom w:val="nil"/>
              <w:right w:val="single" w:color="auto" w:sz="4" w:space="0"/>
            </w:tcBorders>
          </w:tcPr>
          <w:p w:rsidRPr="0093718C" w:rsidR="00595E66" w:rsidP="00595E66" w:rsidRDefault="00595E66" w14:paraId="66D1594D" w14:textId="04146004">
            <w:pPr>
              <w:spacing w:line="360" w:lineRule="auto"/>
              <w:rPr>
                <w:rFonts w:ascii="Arial" w:hAnsi="Arial" w:cs="Arial"/>
                <w:sz w:val="22"/>
                <w:szCs w:val="22"/>
              </w:rPr>
            </w:pPr>
            <w:r w:rsidRPr="0093718C">
              <w:rPr>
                <w:rFonts w:ascii="Arial" w:hAnsi="Arial" w:cs="Arial"/>
                <w:sz w:val="22"/>
                <w:szCs w:val="22"/>
              </w:rPr>
              <w:t>0.0196</w:t>
            </w:r>
          </w:p>
        </w:tc>
        <w:tc>
          <w:tcPr>
            <w:tcW w:w="1122" w:type="dxa"/>
            <w:tcBorders>
              <w:left w:val="single" w:color="auto" w:sz="4" w:space="0"/>
            </w:tcBorders>
          </w:tcPr>
          <w:p w:rsidRPr="0093718C" w:rsidR="00595E66" w:rsidP="00595E66" w:rsidRDefault="00595E66" w14:paraId="085BDBBB"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470958F8"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4CA6F93C" w14:textId="77777777">
            <w:pPr>
              <w:spacing w:line="360" w:lineRule="auto"/>
              <w:rPr>
                <w:rFonts w:ascii="Arial" w:hAnsi="Arial" w:cs="Arial"/>
                <w:sz w:val="22"/>
                <w:szCs w:val="22"/>
              </w:rPr>
            </w:pPr>
          </w:p>
        </w:tc>
      </w:tr>
      <w:tr w:rsidRPr="0093718C" w:rsidR="00595E66" w:rsidTr="001C73BE" w14:paraId="2FB0E734" w14:textId="77777777">
        <w:trPr>
          <w:trHeight w:val="144"/>
        </w:trPr>
        <w:tc>
          <w:tcPr>
            <w:tcW w:w="3029" w:type="dxa"/>
            <w:tcBorders>
              <w:top w:val="nil"/>
              <w:bottom w:val="nil"/>
            </w:tcBorders>
          </w:tcPr>
          <w:p w:rsidRPr="0093718C" w:rsidR="00595E66" w:rsidP="00595E66" w:rsidRDefault="00595E66" w14:paraId="5BAD47C7" w14:textId="3981FF14">
            <w:pPr>
              <w:spacing w:line="360" w:lineRule="auto"/>
              <w:rPr>
                <w:rFonts w:ascii="Arial" w:hAnsi="Arial" w:cs="Arial"/>
                <w:sz w:val="22"/>
                <w:szCs w:val="22"/>
              </w:rPr>
            </w:pPr>
            <w:r w:rsidRPr="0093718C">
              <w:rPr>
                <w:rFonts w:ascii="Arial" w:hAnsi="Arial" w:cs="Arial"/>
                <w:sz w:val="22"/>
                <w:szCs w:val="22"/>
              </w:rPr>
              <w:t>transparency</w:t>
            </w:r>
          </w:p>
        </w:tc>
        <w:tc>
          <w:tcPr>
            <w:tcW w:w="1402" w:type="dxa"/>
            <w:tcBorders>
              <w:top w:val="nil"/>
              <w:bottom w:val="nil"/>
              <w:right w:val="single" w:color="auto" w:sz="4" w:space="0"/>
            </w:tcBorders>
          </w:tcPr>
          <w:p w:rsidRPr="0093718C" w:rsidR="00595E66" w:rsidP="00595E66" w:rsidRDefault="00595E66" w14:paraId="21A78D03" w14:textId="39D38476">
            <w:pPr>
              <w:spacing w:line="360" w:lineRule="auto"/>
              <w:rPr>
                <w:rFonts w:ascii="Arial" w:hAnsi="Arial" w:cs="Arial"/>
                <w:sz w:val="22"/>
                <w:szCs w:val="22"/>
              </w:rPr>
            </w:pPr>
            <w:r w:rsidRPr="0093718C">
              <w:rPr>
                <w:rFonts w:ascii="Arial" w:hAnsi="Arial" w:cs="Arial"/>
                <w:sz w:val="22"/>
                <w:szCs w:val="22"/>
              </w:rPr>
              <w:t>0.0151</w:t>
            </w:r>
          </w:p>
        </w:tc>
        <w:tc>
          <w:tcPr>
            <w:tcW w:w="1122" w:type="dxa"/>
            <w:tcBorders>
              <w:left w:val="single" w:color="auto" w:sz="4" w:space="0"/>
            </w:tcBorders>
          </w:tcPr>
          <w:p w:rsidRPr="0093718C" w:rsidR="00595E66" w:rsidP="00595E66" w:rsidRDefault="00595E66" w14:paraId="33D97F43"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39F3F8A5"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5F969A78" w14:textId="77777777">
            <w:pPr>
              <w:spacing w:line="360" w:lineRule="auto"/>
              <w:rPr>
                <w:rFonts w:ascii="Arial" w:hAnsi="Arial" w:cs="Arial"/>
                <w:sz w:val="22"/>
                <w:szCs w:val="22"/>
              </w:rPr>
            </w:pPr>
          </w:p>
        </w:tc>
      </w:tr>
      <w:tr w:rsidRPr="0093718C" w:rsidR="00595E66" w:rsidTr="001C73BE" w14:paraId="69FF4F6C" w14:textId="77777777">
        <w:trPr>
          <w:trHeight w:val="144"/>
        </w:trPr>
        <w:tc>
          <w:tcPr>
            <w:tcW w:w="3029" w:type="dxa"/>
            <w:tcBorders>
              <w:top w:val="nil"/>
              <w:bottom w:val="nil"/>
            </w:tcBorders>
          </w:tcPr>
          <w:p w:rsidRPr="0093718C" w:rsidR="00595E66" w:rsidP="00595E66" w:rsidRDefault="00595E66" w14:paraId="5620DFBC" w14:textId="5A6C6FBD">
            <w:pPr>
              <w:spacing w:line="360" w:lineRule="auto"/>
              <w:rPr>
                <w:rFonts w:ascii="Arial" w:hAnsi="Arial" w:cs="Arial"/>
                <w:sz w:val="22"/>
                <w:szCs w:val="22"/>
              </w:rPr>
            </w:pPr>
            <w:r w:rsidRPr="0093718C">
              <w:rPr>
                <w:rFonts w:ascii="Arial" w:hAnsi="Arial" w:cs="Arial"/>
                <w:sz w:val="22"/>
                <w:szCs w:val="22"/>
              </w:rPr>
              <w:t>Fabric weight</w:t>
            </w:r>
          </w:p>
        </w:tc>
        <w:tc>
          <w:tcPr>
            <w:tcW w:w="1402" w:type="dxa"/>
            <w:tcBorders>
              <w:top w:val="nil"/>
              <w:bottom w:val="nil"/>
              <w:right w:val="single" w:color="auto" w:sz="4" w:space="0"/>
            </w:tcBorders>
          </w:tcPr>
          <w:p w:rsidRPr="0093718C" w:rsidR="00595E66" w:rsidP="00595E66" w:rsidRDefault="00595E66" w14:paraId="46340F0E" w14:textId="6B643011">
            <w:pPr>
              <w:spacing w:line="360" w:lineRule="auto"/>
              <w:rPr>
                <w:rFonts w:ascii="Arial" w:hAnsi="Arial" w:cs="Arial"/>
                <w:sz w:val="22"/>
                <w:szCs w:val="22"/>
              </w:rPr>
            </w:pPr>
            <w:r w:rsidRPr="0093718C">
              <w:rPr>
                <w:rFonts w:ascii="Arial" w:hAnsi="Arial" w:cs="Arial"/>
                <w:sz w:val="22"/>
                <w:szCs w:val="22"/>
              </w:rPr>
              <w:t>0.0086</w:t>
            </w:r>
          </w:p>
        </w:tc>
        <w:tc>
          <w:tcPr>
            <w:tcW w:w="1122" w:type="dxa"/>
            <w:tcBorders>
              <w:left w:val="single" w:color="auto" w:sz="4" w:space="0"/>
            </w:tcBorders>
          </w:tcPr>
          <w:p w:rsidRPr="0093718C" w:rsidR="00595E66" w:rsidP="00595E66" w:rsidRDefault="00595E66" w14:paraId="56326B2B"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67463DB7"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0CBA814E" w14:textId="77777777">
            <w:pPr>
              <w:spacing w:line="360" w:lineRule="auto"/>
              <w:rPr>
                <w:rFonts w:ascii="Arial" w:hAnsi="Arial" w:cs="Arial"/>
                <w:sz w:val="22"/>
                <w:szCs w:val="22"/>
              </w:rPr>
            </w:pPr>
          </w:p>
        </w:tc>
      </w:tr>
      <w:tr w:rsidRPr="0093718C" w:rsidR="00595E66" w:rsidTr="001C73BE" w14:paraId="1478C8A3" w14:textId="77777777">
        <w:trPr>
          <w:trHeight w:val="144"/>
        </w:trPr>
        <w:tc>
          <w:tcPr>
            <w:tcW w:w="3029" w:type="dxa"/>
            <w:tcBorders>
              <w:top w:val="nil"/>
              <w:bottom w:val="nil"/>
            </w:tcBorders>
          </w:tcPr>
          <w:p w:rsidRPr="0093718C" w:rsidR="00595E66" w:rsidP="00595E66" w:rsidRDefault="00595E66" w14:paraId="55B8C2A6" w14:textId="260CCF67">
            <w:pPr>
              <w:spacing w:line="360" w:lineRule="auto"/>
              <w:rPr>
                <w:rFonts w:ascii="Arial" w:hAnsi="Arial" w:cs="Arial"/>
                <w:sz w:val="22"/>
                <w:szCs w:val="22"/>
              </w:rPr>
            </w:pPr>
            <w:r w:rsidRPr="0093718C">
              <w:rPr>
                <w:rFonts w:ascii="Arial" w:hAnsi="Arial" w:cs="Arial"/>
                <w:sz w:val="22"/>
                <w:szCs w:val="22"/>
              </w:rPr>
              <w:t>Breathability</w:t>
            </w:r>
          </w:p>
        </w:tc>
        <w:tc>
          <w:tcPr>
            <w:tcW w:w="1402" w:type="dxa"/>
            <w:tcBorders>
              <w:top w:val="nil"/>
              <w:bottom w:val="nil"/>
              <w:right w:val="single" w:color="auto" w:sz="4" w:space="0"/>
            </w:tcBorders>
          </w:tcPr>
          <w:p w:rsidRPr="0093718C" w:rsidR="00595E66" w:rsidP="00595E66" w:rsidRDefault="00595E66" w14:paraId="2C1040E2" w14:textId="7ECF647B">
            <w:pPr>
              <w:spacing w:line="360" w:lineRule="auto"/>
              <w:rPr>
                <w:rFonts w:ascii="Arial" w:hAnsi="Arial" w:cs="Arial"/>
                <w:sz w:val="22"/>
                <w:szCs w:val="22"/>
              </w:rPr>
            </w:pPr>
            <w:r w:rsidRPr="0093718C">
              <w:rPr>
                <w:rFonts w:ascii="Arial" w:hAnsi="Arial" w:cs="Arial"/>
                <w:sz w:val="22"/>
                <w:szCs w:val="22"/>
              </w:rPr>
              <w:t>0.0077</w:t>
            </w:r>
          </w:p>
        </w:tc>
        <w:tc>
          <w:tcPr>
            <w:tcW w:w="1122" w:type="dxa"/>
            <w:tcBorders>
              <w:left w:val="single" w:color="auto" w:sz="4" w:space="0"/>
            </w:tcBorders>
          </w:tcPr>
          <w:p w:rsidRPr="0093718C" w:rsidR="00595E66" w:rsidP="00595E66" w:rsidRDefault="00595E66" w14:paraId="0695EB22"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406A2056"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42676ACB" w14:textId="77777777">
            <w:pPr>
              <w:spacing w:line="360" w:lineRule="auto"/>
              <w:rPr>
                <w:rFonts w:ascii="Arial" w:hAnsi="Arial" w:cs="Arial"/>
                <w:sz w:val="22"/>
                <w:szCs w:val="22"/>
              </w:rPr>
            </w:pPr>
          </w:p>
        </w:tc>
      </w:tr>
      <w:tr w:rsidRPr="0093718C" w:rsidR="00595E66" w:rsidTr="001C73BE" w14:paraId="210C216C" w14:textId="77777777">
        <w:trPr>
          <w:trHeight w:val="144"/>
        </w:trPr>
        <w:tc>
          <w:tcPr>
            <w:tcW w:w="3029" w:type="dxa"/>
            <w:tcBorders>
              <w:top w:val="nil"/>
              <w:bottom w:val="nil"/>
            </w:tcBorders>
          </w:tcPr>
          <w:p w:rsidRPr="0093718C" w:rsidR="00595E66" w:rsidP="00595E66" w:rsidRDefault="00595E66" w14:paraId="2401E52C" w14:textId="32BE6280">
            <w:pPr>
              <w:spacing w:line="360" w:lineRule="auto"/>
              <w:rPr>
                <w:rFonts w:ascii="Arial" w:hAnsi="Arial" w:cs="Arial"/>
                <w:sz w:val="22"/>
                <w:szCs w:val="22"/>
              </w:rPr>
            </w:pPr>
            <w:proofErr w:type="spellStart"/>
            <w:r w:rsidRPr="0093718C">
              <w:rPr>
                <w:rFonts w:ascii="Arial" w:hAnsi="Arial" w:cs="Arial"/>
                <w:sz w:val="22"/>
                <w:szCs w:val="22"/>
              </w:rPr>
              <w:t>lenght</w:t>
            </w:r>
            <w:proofErr w:type="spellEnd"/>
          </w:p>
        </w:tc>
        <w:tc>
          <w:tcPr>
            <w:tcW w:w="1402" w:type="dxa"/>
            <w:tcBorders>
              <w:top w:val="nil"/>
              <w:bottom w:val="nil"/>
              <w:right w:val="single" w:color="auto" w:sz="4" w:space="0"/>
            </w:tcBorders>
          </w:tcPr>
          <w:p w:rsidRPr="0093718C" w:rsidR="00595E66" w:rsidP="00595E66" w:rsidRDefault="00595E66" w14:paraId="77C193E9" w14:textId="678BA323">
            <w:pPr>
              <w:spacing w:line="360" w:lineRule="auto"/>
              <w:rPr>
                <w:rFonts w:ascii="Arial" w:hAnsi="Arial" w:cs="Arial"/>
                <w:sz w:val="22"/>
                <w:szCs w:val="22"/>
              </w:rPr>
            </w:pPr>
            <w:r w:rsidRPr="0093718C">
              <w:rPr>
                <w:rFonts w:ascii="Arial" w:hAnsi="Arial" w:cs="Arial"/>
                <w:sz w:val="22"/>
                <w:szCs w:val="22"/>
              </w:rPr>
              <w:t>0.007</w:t>
            </w:r>
          </w:p>
        </w:tc>
        <w:tc>
          <w:tcPr>
            <w:tcW w:w="1122" w:type="dxa"/>
            <w:tcBorders>
              <w:left w:val="single" w:color="auto" w:sz="4" w:space="0"/>
              <w:bottom w:val="nil"/>
            </w:tcBorders>
          </w:tcPr>
          <w:p w:rsidRPr="0093718C" w:rsidR="00595E66" w:rsidP="00595E66" w:rsidRDefault="00595E66" w14:paraId="5854440F"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33C3DB60"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7BC3C93D" w14:textId="77777777">
            <w:pPr>
              <w:spacing w:line="360" w:lineRule="auto"/>
              <w:rPr>
                <w:rFonts w:ascii="Arial" w:hAnsi="Arial" w:cs="Arial"/>
                <w:sz w:val="22"/>
                <w:szCs w:val="22"/>
              </w:rPr>
            </w:pPr>
          </w:p>
        </w:tc>
      </w:tr>
      <w:tr w:rsidRPr="0093718C" w:rsidR="00595E66" w:rsidTr="001C73BE" w14:paraId="611CF331" w14:textId="77777777">
        <w:trPr>
          <w:trHeight w:val="144"/>
        </w:trPr>
        <w:tc>
          <w:tcPr>
            <w:tcW w:w="3029" w:type="dxa"/>
            <w:tcBorders>
              <w:top w:val="nil"/>
              <w:bottom w:val="single" w:color="auto" w:sz="4" w:space="0"/>
            </w:tcBorders>
          </w:tcPr>
          <w:p w:rsidRPr="0093718C" w:rsidR="00595E66" w:rsidP="00595E66" w:rsidRDefault="00595E66" w14:paraId="336BA227" w14:textId="318C0998">
            <w:pPr>
              <w:spacing w:line="360" w:lineRule="auto"/>
              <w:rPr>
                <w:rFonts w:ascii="Arial" w:hAnsi="Arial" w:cs="Arial"/>
                <w:sz w:val="22"/>
                <w:szCs w:val="22"/>
              </w:rPr>
            </w:pPr>
            <w:r w:rsidRPr="0093718C">
              <w:rPr>
                <w:rFonts w:ascii="Arial" w:hAnsi="Arial" w:cs="Arial"/>
                <w:sz w:val="22"/>
                <w:szCs w:val="22"/>
              </w:rPr>
              <w:t>texture</w:t>
            </w:r>
          </w:p>
        </w:tc>
        <w:tc>
          <w:tcPr>
            <w:tcW w:w="1402" w:type="dxa"/>
            <w:tcBorders>
              <w:top w:val="nil"/>
              <w:bottom w:val="single" w:color="auto" w:sz="4" w:space="0"/>
              <w:right w:val="single" w:color="auto" w:sz="4" w:space="0"/>
            </w:tcBorders>
          </w:tcPr>
          <w:p w:rsidRPr="0093718C" w:rsidR="00595E66" w:rsidP="00595E66" w:rsidRDefault="00595E66" w14:paraId="43387335" w14:textId="6684B6D1">
            <w:pPr>
              <w:spacing w:line="360" w:lineRule="auto"/>
              <w:rPr>
                <w:rFonts w:ascii="Arial" w:hAnsi="Arial" w:cs="Arial"/>
                <w:sz w:val="22"/>
                <w:szCs w:val="22"/>
              </w:rPr>
            </w:pPr>
            <w:r w:rsidRPr="0093718C">
              <w:rPr>
                <w:rFonts w:ascii="Arial" w:hAnsi="Arial" w:cs="Arial"/>
                <w:sz w:val="22"/>
                <w:szCs w:val="22"/>
              </w:rPr>
              <w:t>0.002</w:t>
            </w:r>
          </w:p>
        </w:tc>
        <w:tc>
          <w:tcPr>
            <w:tcW w:w="1122" w:type="dxa"/>
            <w:tcBorders>
              <w:top w:val="nil"/>
              <w:left w:val="single" w:color="auto" w:sz="4" w:space="0"/>
              <w:bottom w:val="nil"/>
            </w:tcBorders>
          </w:tcPr>
          <w:p w:rsidRPr="0093718C" w:rsidR="00595E66" w:rsidP="00595E66" w:rsidRDefault="00595E66" w14:paraId="67A88534" w14:textId="77777777">
            <w:pPr>
              <w:spacing w:line="360" w:lineRule="auto"/>
              <w:rPr>
                <w:rFonts w:ascii="Arial" w:hAnsi="Arial" w:cs="Arial"/>
                <w:sz w:val="2"/>
                <w:szCs w:val="2"/>
              </w:rPr>
            </w:pPr>
          </w:p>
        </w:tc>
        <w:tc>
          <w:tcPr>
            <w:tcW w:w="1546" w:type="dxa"/>
            <w:tcBorders>
              <w:top w:val="nil"/>
              <w:bottom w:val="nil"/>
            </w:tcBorders>
          </w:tcPr>
          <w:p w:rsidRPr="0093718C" w:rsidR="00595E66" w:rsidP="00595E66" w:rsidRDefault="00595E66" w14:paraId="470B0AA2" w14:textId="77777777">
            <w:pPr>
              <w:spacing w:line="360" w:lineRule="auto"/>
              <w:rPr>
                <w:rFonts w:ascii="Arial" w:hAnsi="Arial" w:cs="Arial"/>
                <w:sz w:val="22"/>
                <w:szCs w:val="22"/>
              </w:rPr>
            </w:pPr>
          </w:p>
        </w:tc>
        <w:tc>
          <w:tcPr>
            <w:tcW w:w="1296" w:type="dxa"/>
            <w:tcBorders>
              <w:top w:val="nil"/>
              <w:bottom w:val="nil"/>
              <w:right w:val="nil"/>
            </w:tcBorders>
          </w:tcPr>
          <w:p w:rsidRPr="0093718C" w:rsidR="00595E66" w:rsidP="00595E66" w:rsidRDefault="00595E66" w14:paraId="0DA3D487" w14:textId="77777777">
            <w:pPr>
              <w:spacing w:line="360" w:lineRule="auto"/>
              <w:rPr>
                <w:rFonts w:ascii="Arial" w:hAnsi="Arial" w:cs="Arial"/>
                <w:sz w:val="22"/>
                <w:szCs w:val="22"/>
              </w:rPr>
            </w:pPr>
          </w:p>
        </w:tc>
      </w:tr>
    </w:tbl>
    <w:p w:rsidRPr="0093718C" w:rsidR="001C73BE" w:rsidP="009D6829" w:rsidRDefault="001C73BE" w14:paraId="5EFD706F" w14:textId="77777777">
      <w:pPr>
        <w:spacing w:line="360" w:lineRule="auto"/>
        <w:rPr>
          <w:rFonts w:ascii="Arial" w:hAnsi="Arial" w:cs="Arial"/>
          <w:sz w:val="22"/>
          <w:szCs w:val="22"/>
        </w:rPr>
      </w:pPr>
    </w:p>
    <w:p w:rsidRPr="0093718C" w:rsidR="00786D26" w:rsidP="009D6829" w:rsidRDefault="00DE4864" w14:paraId="33BEAF5E" w14:textId="72530961">
      <w:pPr>
        <w:spacing w:line="360" w:lineRule="auto"/>
        <w:rPr>
          <w:rFonts w:ascii="Arial" w:hAnsi="Arial" w:cs="Arial"/>
          <w:sz w:val="22"/>
          <w:szCs w:val="22"/>
        </w:rPr>
      </w:pPr>
      <w:r w:rsidRPr="0093718C">
        <w:rPr>
          <w:rFonts w:ascii="Arial" w:hAnsi="Arial" w:cs="Arial"/>
          <w:sz w:val="22"/>
          <w:szCs w:val="22"/>
        </w:rPr>
        <w:t xml:space="preserve">Improving </w:t>
      </w:r>
      <w:r w:rsidRPr="0093718C" w:rsidR="00B84247">
        <w:rPr>
          <w:rFonts w:ascii="Arial" w:hAnsi="Arial" w:cs="Arial"/>
          <w:sz w:val="22"/>
          <w:szCs w:val="22"/>
        </w:rPr>
        <w:t>each metric</w:t>
      </w:r>
      <w:r w:rsidRPr="0093718C" w:rsidR="00EE4E84">
        <w:rPr>
          <w:rFonts w:ascii="Arial" w:hAnsi="Arial" w:cs="Arial"/>
          <w:sz w:val="22"/>
          <w:szCs w:val="22"/>
        </w:rPr>
        <w:t>:</w:t>
      </w:r>
    </w:p>
    <w:tbl>
      <w:tblPr>
        <w:tblStyle w:val="TableGrid"/>
        <w:tblW w:w="0" w:type="auto"/>
        <w:tblBorders>
          <w:insideH w:val="none" w:color="auto" w:sz="0" w:space="0"/>
          <w:insideV w:val="none" w:color="auto" w:sz="0" w:space="0"/>
        </w:tblBorders>
        <w:tblLook w:val="04A0" w:firstRow="1" w:lastRow="0" w:firstColumn="1" w:lastColumn="0" w:noHBand="0" w:noVBand="1"/>
      </w:tblPr>
      <w:tblGrid>
        <w:gridCol w:w="1584"/>
        <w:gridCol w:w="1207"/>
        <w:gridCol w:w="1152"/>
        <w:gridCol w:w="1152"/>
      </w:tblGrid>
      <w:tr w:rsidRPr="0093718C" w:rsidR="009D6829" w:rsidTr="00F15DB6" w14:paraId="439EB4AE" w14:textId="77777777">
        <w:tc>
          <w:tcPr>
            <w:tcW w:w="1584" w:type="dxa"/>
            <w:shd w:val="clear" w:color="auto" w:fill="D9D9D9" w:themeFill="background1" w:themeFillShade="D9"/>
          </w:tcPr>
          <w:p w:rsidRPr="0093718C" w:rsidR="009D6829" w:rsidRDefault="009D6829" w14:paraId="4C3342AE" w14:textId="77777777">
            <w:pPr>
              <w:spacing w:line="360" w:lineRule="auto"/>
              <w:jc w:val="right"/>
              <w:rPr>
                <w:rFonts w:ascii="Arial" w:hAnsi="Arial" w:cs="Arial"/>
                <w:sz w:val="22"/>
                <w:szCs w:val="22"/>
              </w:rPr>
            </w:pPr>
          </w:p>
        </w:tc>
        <w:tc>
          <w:tcPr>
            <w:tcW w:w="1152" w:type="dxa"/>
            <w:shd w:val="clear" w:color="auto" w:fill="D9D9D9" w:themeFill="background1" w:themeFillShade="D9"/>
          </w:tcPr>
          <w:p w:rsidRPr="0093718C" w:rsidR="009D6829" w:rsidRDefault="009D6829" w14:paraId="6591F7FB" w14:textId="77777777">
            <w:pPr>
              <w:spacing w:line="360" w:lineRule="auto"/>
              <w:jc w:val="center"/>
              <w:rPr>
                <w:rFonts w:ascii="Arial" w:hAnsi="Arial" w:cs="Arial"/>
                <w:b/>
                <w:bCs/>
                <w:sz w:val="22"/>
                <w:szCs w:val="22"/>
              </w:rPr>
            </w:pPr>
            <w:r w:rsidRPr="0093718C">
              <w:rPr>
                <w:rFonts w:ascii="Arial" w:hAnsi="Arial" w:cs="Arial"/>
                <w:b/>
                <w:bCs/>
                <w:sz w:val="22"/>
                <w:szCs w:val="22"/>
              </w:rPr>
              <w:t>Precision</w:t>
            </w:r>
          </w:p>
        </w:tc>
        <w:tc>
          <w:tcPr>
            <w:tcW w:w="1152" w:type="dxa"/>
            <w:shd w:val="clear" w:color="auto" w:fill="D9D9D9" w:themeFill="background1" w:themeFillShade="D9"/>
          </w:tcPr>
          <w:p w:rsidRPr="0093718C" w:rsidR="009D6829" w:rsidRDefault="009D6829" w14:paraId="2BE3522B" w14:textId="77777777">
            <w:pPr>
              <w:spacing w:line="360" w:lineRule="auto"/>
              <w:jc w:val="center"/>
              <w:rPr>
                <w:rFonts w:ascii="Arial" w:hAnsi="Arial" w:cs="Arial"/>
                <w:b/>
                <w:bCs/>
                <w:sz w:val="22"/>
                <w:szCs w:val="22"/>
              </w:rPr>
            </w:pPr>
            <w:r w:rsidRPr="0093718C">
              <w:rPr>
                <w:rFonts w:ascii="Arial" w:hAnsi="Arial" w:cs="Arial"/>
                <w:b/>
                <w:bCs/>
                <w:sz w:val="22"/>
                <w:szCs w:val="22"/>
              </w:rPr>
              <w:t>Recall</w:t>
            </w:r>
          </w:p>
        </w:tc>
        <w:tc>
          <w:tcPr>
            <w:tcW w:w="1152" w:type="dxa"/>
            <w:shd w:val="clear" w:color="auto" w:fill="D9D9D9" w:themeFill="background1" w:themeFillShade="D9"/>
          </w:tcPr>
          <w:p w:rsidRPr="0093718C" w:rsidR="009D6829" w:rsidRDefault="009D6829" w14:paraId="4AD40A5F" w14:textId="77777777">
            <w:pPr>
              <w:spacing w:line="360" w:lineRule="auto"/>
              <w:jc w:val="center"/>
              <w:rPr>
                <w:rFonts w:ascii="Arial" w:hAnsi="Arial" w:cs="Arial"/>
                <w:b/>
                <w:bCs/>
                <w:sz w:val="22"/>
                <w:szCs w:val="22"/>
              </w:rPr>
            </w:pPr>
            <w:r w:rsidRPr="0093718C">
              <w:rPr>
                <w:rFonts w:ascii="Arial" w:hAnsi="Arial" w:cs="Arial"/>
                <w:b/>
                <w:bCs/>
                <w:sz w:val="22"/>
                <w:szCs w:val="22"/>
              </w:rPr>
              <w:t>F1-score</w:t>
            </w:r>
          </w:p>
        </w:tc>
      </w:tr>
      <w:tr w:rsidRPr="0093718C" w:rsidR="009D6829" w:rsidTr="00F15DB6" w14:paraId="5247E9E9" w14:textId="77777777">
        <w:tc>
          <w:tcPr>
            <w:tcW w:w="1584" w:type="dxa"/>
          </w:tcPr>
          <w:p w:rsidRPr="0093718C" w:rsidR="009D6829" w:rsidRDefault="009D6829" w14:paraId="3A864CB4" w14:textId="77777777">
            <w:pPr>
              <w:spacing w:line="360" w:lineRule="auto"/>
              <w:jc w:val="right"/>
              <w:rPr>
                <w:rFonts w:ascii="Arial" w:hAnsi="Arial" w:cs="Arial"/>
                <w:sz w:val="22"/>
                <w:szCs w:val="22"/>
              </w:rPr>
            </w:pPr>
            <w:r w:rsidRPr="0093718C">
              <w:rPr>
                <w:rFonts w:ascii="Arial" w:hAnsi="Arial" w:cs="Arial"/>
                <w:sz w:val="22"/>
                <w:szCs w:val="22"/>
              </w:rPr>
              <w:t>0</w:t>
            </w:r>
          </w:p>
        </w:tc>
        <w:tc>
          <w:tcPr>
            <w:tcW w:w="1152" w:type="dxa"/>
          </w:tcPr>
          <w:p w:rsidRPr="0093718C" w:rsidR="009D6829" w:rsidRDefault="009D6829" w14:paraId="4D3978E5" w14:textId="29D16893">
            <w:pPr>
              <w:spacing w:line="360" w:lineRule="auto"/>
              <w:jc w:val="center"/>
              <w:rPr>
                <w:rFonts w:ascii="Arial" w:hAnsi="Arial" w:cs="Arial"/>
                <w:sz w:val="22"/>
                <w:szCs w:val="22"/>
              </w:rPr>
            </w:pPr>
            <w:r w:rsidRPr="0093718C">
              <w:rPr>
                <w:rFonts w:ascii="Arial" w:hAnsi="Arial" w:cs="Arial"/>
                <w:sz w:val="22"/>
                <w:szCs w:val="22"/>
              </w:rPr>
              <w:t>0.95</w:t>
            </w:r>
          </w:p>
        </w:tc>
        <w:tc>
          <w:tcPr>
            <w:tcW w:w="1152" w:type="dxa"/>
          </w:tcPr>
          <w:p w:rsidRPr="0093718C" w:rsidR="009D6829" w:rsidRDefault="009D6829" w14:paraId="30DFCB6C" w14:textId="77777777">
            <w:pPr>
              <w:spacing w:line="360" w:lineRule="auto"/>
              <w:jc w:val="center"/>
              <w:rPr>
                <w:rFonts w:ascii="Arial" w:hAnsi="Arial" w:cs="Arial"/>
                <w:sz w:val="22"/>
                <w:szCs w:val="22"/>
              </w:rPr>
            </w:pPr>
            <w:r w:rsidRPr="0093718C">
              <w:rPr>
                <w:rFonts w:ascii="Arial" w:hAnsi="Arial" w:cs="Arial"/>
                <w:sz w:val="22"/>
                <w:szCs w:val="22"/>
              </w:rPr>
              <w:t>0.95</w:t>
            </w:r>
          </w:p>
        </w:tc>
        <w:tc>
          <w:tcPr>
            <w:tcW w:w="1152" w:type="dxa"/>
          </w:tcPr>
          <w:p w:rsidRPr="0093718C" w:rsidR="009D6829" w:rsidRDefault="009D6829" w14:paraId="148BCD19" w14:textId="44FF1B67">
            <w:pPr>
              <w:spacing w:line="360" w:lineRule="auto"/>
              <w:jc w:val="center"/>
              <w:rPr>
                <w:rFonts w:ascii="Arial" w:hAnsi="Arial" w:cs="Arial"/>
                <w:sz w:val="22"/>
                <w:szCs w:val="22"/>
              </w:rPr>
            </w:pPr>
            <w:r w:rsidRPr="0093718C">
              <w:rPr>
                <w:rFonts w:ascii="Arial" w:hAnsi="Arial" w:cs="Arial"/>
                <w:sz w:val="22"/>
                <w:szCs w:val="22"/>
              </w:rPr>
              <w:t>0.95</w:t>
            </w:r>
          </w:p>
        </w:tc>
      </w:tr>
      <w:tr w:rsidRPr="0093718C" w:rsidR="009D6829" w:rsidTr="00F15DB6" w14:paraId="0C564C74" w14:textId="77777777">
        <w:tc>
          <w:tcPr>
            <w:tcW w:w="1584" w:type="dxa"/>
            <w:tcBorders>
              <w:bottom w:val="single" w:color="auto" w:sz="4" w:space="0"/>
            </w:tcBorders>
          </w:tcPr>
          <w:p w:rsidRPr="0093718C" w:rsidR="009D6829" w:rsidRDefault="009D6829" w14:paraId="2BE56178" w14:textId="77777777">
            <w:pPr>
              <w:spacing w:line="360" w:lineRule="auto"/>
              <w:jc w:val="right"/>
              <w:rPr>
                <w:rFonts w:ascii="Arial" w:hAnsi="Arial" w:cs="Arial"/>
                <w:sz w:val="22"/>
                <w:szCs w:val="22"/>
              </w:rPr>
            </w:pPr>
            <w:r w:rsidRPr="0093718C">
              <w:rPr>
                <w:rFonts w:ascii="Arial" w:hAnsi="Arial" w:cs="Arial"/>
                <w:sz w:val="22"/>
                <w:szCs w:val="22"/>
              </w:rPr>
              <w:t>1</w:t>
            </w:r>
          </w:p>
        </w:tc>
        <w:tc>
          <w:tcPr>
            <w:tcW w:w="1152" w:type="dxa"/>
            <w:tcBorders>
              <w:bottom w:val="single" w:color="auto" w:sz="4" w:space="0"/>
            </w:tcBorders>
          </w:tcPr>
          <w:p w:rsidRPr="0093718C" w:rsidR="009D6829" w:rsidRDefault="009D6829" w14:paraId="19D8F98F" w14:textId="26FF3360">
            <w:pPr>
              <w:spacing w:line="360" w:lineRule="auto"/>
              <w:jc w:val="center"/>
              <w:rPr>
                <w:rFonts w:ascii="Arial" w:hAnsi="Arial" w:cs="Arial"/>
                <w:sz w:val="22"/>
                <w:szCs w:val="22"/>
              </w:rPr>
            </w:pPr>
            <w:r w:rsidRPr="0093718C">
              <w:rPr>
                <w:rFonts w:ascii="Arial" w:hAnsi="Arial" w:cs="Arial"/>
                <w:sz w:val="22"/>
                <w:szCs w:val="22"/>
              </w:rPr>
              <w:t>0.89</w:t>
            </w:r>
          </w:p>
        </w:tc>
        <w:tc>
          <w:tcPr>
            <w:tcW w:w="1152" w:type="dxa"/>
            <w:tcBorders>
              <w:bottom w:val="single" w:color="auto" w:sz="4" w:space="0"/>
            </w:tcBorders>
          </w:tcPr>
          <w:p w:rsidRPr="0093718C" w:rsidR="009D6829" w:rsidRDefault="009D6829" w14:paraId="33EAA8EF" w14:textId="7729C3B3">
            <w:pPr>
              <w:spacing w:line="360" w:lineRule="auto"/>
              <w:jc w:val="center"/>
              <w:rPr>
                <w:rFonts w:ascii="Arial" w:hAnsi="Arial" w:cs="Arial"/>
                <w:sz w:val="22"/>
                <w:szCs w:val="22"/>
              </w:rPr>
            </w:pPr>
            <w:r w:rsidRPr="0093718C">
              <w:rPr>
                <w:rFonts w:ascii="Arial" w:hAnsi="Arial" w:cs="Arial"/>
                <w:sz w:val="22"/>
                <w:szCs w:val="22"/>
              </w:rPr>
              <w:t>0.89</w:t>
            </w:r>
          </w:p>
        </w:tc>
        <w:tc>
          <w:tcPr>
            <w:tcW w:w="1152" w:type="dxa"/>
            <w:tcBorders>
              <w:bottom w:val="single" w:color="auto" w:sz="4" w:space="0"/>
            </w:tcBorders>
          </w:tcPr>
          <w:p w:rsidRPr="0093718C" w:rsidR="009D6829" w:rsidRDefault="009D6829" w14:paraId="4C5FA553" w14:textId="4FCD4961">
            <w:pPr>
              <w:spacing w:line="360" w:lineRule="auto"/>
              <w:jc w:val="center"/>
              <w:rPr>
                <w:rFonts w:ascii="Arial" w:hAnsi="Arial" w:cs="Arial"/>
                <w:sz w:val="22"/>
                <w:szCs w:val="22"/>
              </w:rPr>
            </w:pPr>
            <w:r w:rsidRPr="0093718C">
              <w:rPr>
                <w:rFonts w:ascii="Arial" w:hAnsi="Arial" w:cs="Arial"/>
                <w:sz w:val="22"/>
                <w:szCs w:val="22"/>
              </w:rPr>
              <w:t>0.89</w:t>
            </w:r>
          </w:p>
        </w:tc>
      </w:tr>
      <w:tr w:rsidRPr="0093718C" w:rsidR="009D6829" w:rsidTr="00F15DB6" w14:paraId="1839FF5B" w14:textId="77777777">
        <w:trPr>
          <w:trHeight w:val="20"/>
        </w:trPr>
        <w:tc>
          <w:tcPr>
            <w:tcW w:w="1584" w:type="dxa"/>
            <w:tcBorders>
              <w:top w:val="single" w:color="auto" w:sz="4" w:space="0"/>
              <w:bottom w:val="single" w:color="auto" w:sz="4" w:space="0"/>
            </w:tcBorders>
          </w:tcPr>
          <w:p w:rsidRPr="0093718C" w:rsidR="009D6829" w:rsidRDefault="009D6829" w14:paraId="65BFB5CF" w14:textId="77777777">
            <w:pPr>
              <w:spacing w:line="360" w:lineRule="auto"/>
              <w:jc w:val="right"/>
              <w:rPr>
                <w:rFonts w:ascii="Arial" w:hAnsi="Arial" w:cs="Arial"/>
                <w:sz w:val="2"/>
                <w:szCs w:val="2"/>
              </w:rPr>
            </w:pPr>
          </w:p>
        </w:tc>
        <w:tc>
          <w:tcPr>
            <w:tcW w:w="1152" w:type="dxa"/>
            <w:tcBorders>
              <w:top w:val="single" w:color="auto" w:sz="4" w:space="0"/>
              <w:bottom w:val="single" w:color="auto" w:sz="4" w:space="0"/>
            </w:tcBorders>
          </w:tcPr>
          <w:p w:rsidRPr="0093718C" w:rsidR="009D6829" w:rsidRDefault="009D6829" w14:paraId="06AEC4D5" w14:textId="77777777">
            <w:pPr>
              <w:spacing w:line="360" w:lineRule="auto"/>
              <w:jc w:val="center"/>
              <w:rPr>
                <w:rFonts w:ascii="Arial" w:hAnsi="Arial" w:cs="Arial"/>
                <w:sz w:val="2"/>
                <w:szCs w:val="2"/>
              </w:rPr>
            </w:pPr>
          </w:p>
        </w:tc>
        <w:tc>
          <w:tcPr>
            <w:tcW w:w="1152" w:type="dxa"/>
            <w:tcBorders>
              <w:top w:val="single" w:color="auto" w:sz="4" w:space="0"/>
              <w:bottom w:val="single" w:color="auto" w:sz="4" w:space="0"/>
            </w:tcBorders>
          </w:tcPr>
          <w:p w:rsidRPr="0093718C" w:rsidR="009D6829" w:rsidRDefault="009D6829" w14:paraId="79C1D1CD" w14:textId="77777777">
            <w:pPr>
              <w:spacing w:line="360" w:lineRule="auto"/>
              <w:jc w:val="center"/>
              <w:rPr>
                <w:rFonts w:ascii="Arial" w:hAnsi="Arial" w:cs="Arial"/>
                <w:sz w:val="2"/>
                <w:szCs w:val="2"/>
              </w:rPr>
            </w:pPr>
          </w:p>
        </w:tc>
        <w:tc>
          <w:tcPr>
            <w:tcW w:w="1152" w:type="dxa"/>
            <w:tcBorders>
              <w:top w:val="single" w:color="auto" w:sz="4" w:space="0"/>
              <w:bottom w:val="single" w:color="auto" w:sz="4" w:space="0"/>
            </w:tcBorders>
          </w:tcPr>
          <w:p w:rsidRPr="0093718C" w:rsidR="009D6829" w:rsidRDefault="009D6829" w14:paraId="1B9AAF0B" w14:textId="77777777">
            <w:pPr>
              <w:spacing w:line="360" w:lineRule="auto"/>
              <w:jc w:val="center"/>
              <w:rPr>
                <w:rFonts w:ascii="Arial" w:hAnsi="Arial" w:cs="Arial"/>
                <w:sz w:val="2"/>
                <w:szCs w:val="2"/>
              </w:rPr>
            </w:pPr>
          </w:p>
        </w:tc>
      </w:tr>
      <w:tr w:rsidRPr="0093718C" w:rsidR="009D6829" w:rsidTr="00F15DB6" w14:paraId="0C8C9973" w14:textId="77777777">
        <w:tc>
          <w:tcPr>
            <w:tcW w:w="1584" w:type="dxa"/>
            <w:tcBorders>
              <w:top w:val="single" w:color="auto" w:sz="4" w:space="0"/>
            </w:tcBorders>
          </w:tcPr>
          <w:p w:rsidRPr="0093718C" w:rsidR="009D6829" w:rsidRDefault="009D6829" w14:paraId="04060F0B" w14:textId="77777777">
            <w:pPr>
              <w:spacing w:line="360" w:lineRule="auto"/>
              <w:jc w:val="right"/>
              <w:rPr>
                <w:rFonts w:ascii="Arial" w:hAnsi="Arial" w:cs="Arial"/>
                <w:sz w:val="22"/>
                <w:szCs w:val="22"/>
              </w:rPr>
            </w:pPr>
            <w:r w:rsidRPr="0093718C">
              <w:rPr>
                <w:rFonts w:ascii="Arial" w:hAnsi="Arial" w:cs="Arial"/>
                <w:sz w:val="22"/>
                <w:szCs w:val="22"/>
              </w:rPr>
              <w:t>Accuracy</w:t>
            </w:r>
          </w:p>
        </w:tc>
        <w:tc>
          <w:tcPr>
            <w:tcW w:w="1152" w:type="dxa"/>
            <w:tcBorders>
              <w:top w:val="single" w:color="auto" w:sz="4" w:space="0"/>
            </w:tcBorders>
          </w:tcPr>
          <w:p w:rsidRPr="0093718C" w:rsidR="009D6829" w:rsidRDefault="009D6829" w14:paraId="777BC952" w14:textId="77777777">
            <w:pPr>
              <w:spacing w:line="360" w:lineRule="auto"/>
              <w:jc w:val="center"/>
              <w:rPr>
                <w:rFonts w:ascii="Arial" w:hAnsi="Arial" w:cs="Arial"/>
                <w:sz w:val="22"/>
                <w:szCs w:val="22"/>
              </w:rPr>
            </w:pPr>
          </w:p>
        </w:tc>
        <w:tc>
          <w:tcPr>
            <w:tcW w:w="1152" w:type="dxa"/>
            <w:tcBorders>
              <w:top w:val="single" w:color="auto" w:sz="4" w:space="0"/>
            </w:tcBorders>
          </w:tcPr>
          <w:p w:rsidRPr="0093718C" w:rsidR="009D6829" w:rsidRDefault="009D6829" w14:paraId="62E7550F" w14:textId="77777777">
            <w:pPr>
              <w:spacing w:line="360" w:lineRule="auto"/>
              <w:jc w:val="center"/>
              <w:rPr>
                <w:rFonts w:ascii="Arial" w:hAnsi="Arial" w:cs="Arial"/>
                <w:sz w:val="22"/>
                <w:szCs w:val="22"/>
              </w:rPr>
            </w:pPr>
          </w:p>
        </w:tc>
        <w:tc>
          <w:tcPr>
            <w:tcW w:w="1152" w:type="dxa"/>
            <w:tcBorders>
              <w:top w:val="single" w:color="auto" w:sz="4" w:space="0"/>
            </w:tcBorders>
          </w:tcPr>
          <w:p w:rsidRPr="0093718C" w:rsidR="009D6829" w:rsidRDefault="009D6829" w14:paraId="5FB70D78" w14:textId="7E7F09EE">
            <w:pPr>
              <w:spacing w:line="360" w:lineRule="auto"/>
              <w:jc w:val="center"/>
              <w:rPr>
                <w:rFonts w:ascii="Arial" w:hAnsi="Arial" w:cs="Arial"/>
                <w:sz w:val="22"/>
                <w:szCs w:val="22"/>
              </w:rPr>
            </w:pPr>
            <w:r w:rsidRPr="0093718C">
              <w:rPr>
                <w:rFonts w:ascii="Arial" w:hAnsi="Arial" w:cs="Arial"/>
                <w:sz w:val="22"/>
                <w:szCs w:val="22"/>
              </w:rPr>
              <w:t>0.9</w:t>
            </w:r>
            <w:r w:rsidRPr="0093718C" w:rsidR="0055042B">
              <w:rPr>
                <w:rFonts w:ascii="Arial" w:hAnsi="Arial" w:cs="Arial"/>
                <w:sz w:val="22"/>
                <w:szCs w:val="22"/>
              </w:rPr>
              <w:t>4</w:t>
            </w:r>
          </w:p>
        </w:tc>
      </w:tr>
      <w:tr w:rsidRPr="0093718C" w:rsidR="009D6829" w:rsidTr="00F15DB6" w14:paraId="453FC103" w14:textId="77777777">
        <w:tc>
          <w:tcPr>
            <w:tcW w:w="1584" w:type="dxa"/>
          </w:tcPr>
          <w:p w:rsidRPr="0093718C" w:rsidR="009D6829" w:rsidRDefault="009D6829" w14:paraId="08E796FD" w14:textId="77777777">
            <w:pPr>
              <w:spacing w:line="360" w:lineRule="auto"/>
              <w:jc w:val="right"/>
              <w:rPr>
                <w:rFonts w:ascii="Arial" w:hAnsi="Arial" w:cs="Arial"/>
                <w:sz w:val="22"/>
                <w:szCs w:val="22"/>
              </w:rPr>
            </w:pPr>
            <w:r w:rsidRPr="0093718C">
              <w:rPr>
                <w:rFonts w:ascii="Arial" w:hAnsi="Arial" w:cs="Arial"/>
                <w:sz w:val="22"/>
                <w:szCs w:val="22"/>
              </w:rPr>
              <w:t>Macro avg</w:t>
            </w:r>
          </w:p>
        </w:tc>
        <w:tc>
          <w:tcPr>
            <w:tcW w:w="1152" w:type="dxa"/>
          </w:tcPr>
          <w:p w:rsidRPr="0093718C" w:rsidR="009D6829" w:rsidRDefault="009D6829" w14:paraId="379822F4" w14:textId="3820FD26">
            <w:pPr>
              <w:spacing w:line="360" w:lineRule="auto"/>
              <w:jc w:val="center"/>
              <w:rPr>
                <w:rFonts w:ascii="Arial" w:hAnsi="Arial" w:cs="Arial"/>
                <w:sz w:val="22"/>
                <w:szCs w:val="22"/>
              </w:rPr>
            </w:pPr>
            <w:r w:rsidRPr="0093718C">
              <w:rPr>
                <w:rFonts w:ascii="Arial" w:hAnsi="Arial" w:cs="Arial"/>
                <w:sz w:val="22"/>
                <w:szCs w:val="22"/>
              </w:rPr>
              <w:t>0.</w:t>
            </w:r>
            <w:r w:rsidRPr="0093718C" w:rsidR="0055042B">
              <w:rPr>
                <w:rFonts w:ascii="Arial" w:hAnsi="Arial" w:cs="Arial"/>
                <w:sz w:val="22"/>
                <w:szCs w:val="22"/>
              </w:rPr>
              <w:t>92</w:t>
            </w:r>
          </w:p>
        </w:tc>
        <w:tc>
          <w:tcPr>
            <w:tcW w:w="1152" w:type="dxa"/>
          </w:tcPr>
          <w:p w:rsidRPr="0093718C" w:rsidR="009D6829" w:rsidRDefault="009D6829" w14:paraId="6281C993" w14:textId="76F5B1EE">
            <w:pPr>
              <w:spacing w:line="360" w:lineRule="auto"/>
              <w:jc w:val="center"/>
              <w:rPr>
                <w:rFonts w:ascii="Arial" w:hAnsi="Arial" w:cs="Arial"/>
                <w:sz w:val="22"/>
                <w:szCs w:val="22"/>
              </w:rPr>
            </w:pPr>
            <w:r w:rsidRPr="0093718C">
              <w:rPr>
                <w:rFonts w:ascii="Arial" w:hAnsi="Arial" w:cs="Arial"/>
                <w:sz w:val="22"/>
                <w:szCs w:val="22"/>
              </w:rPr>
              <w:t>0.</w:t>
            </w:r>
            <w:r w:rsidRPr="0093718C" w:rsidR="0055042B">
              <w:rPr>
                <w:rFonts w:ascii="Arial" w:hAnsi="Arial" w:cs="Arial"/>
                <w:sz w:val="22"/>
                <w:szCs w:val="22"/>
              </w:rPr>
              <w:t>92</w:t>
            </w:r>
          </w:p>
        </w:tc>
        <w:tc>
          <w:tcPr>
            <w:tcW w:w="1152" w:type="dxa"/>
          </w:tcPr>
          <w:p w:rsidRPr="0093718C" w:rsidR="009D6829" w:rsidRDefault="009D6829" w14:paraId="281EEB90" w14:textId="32F99E6E">
            <w:pPr>
              <w:spacing w:line="360" w:lineRule="auto"/>
              <w:jc w:val="center"/>
              <w:rPr>
                <w:rFonts w:ascii="Arial" w:hAnsi="Arial" w:cs="Arial"/>
                <w:sz w:val="22"/>
                <w:szCs w:val="22"/>
              </w:rPr>
            </w:pPr>
            <w:r w:rsidRPr="0093718C">
              <w:rPr>
                <w:rFonts w:ascii="Arial" w:hAnsi="Arial" w:cs="Arial"/>
                <w:sz w:val="22"/>
                <w:szCs w:val="22"/>
              </w:rPr>
              <w:t>0.</w:t>
            </w:r>
            <w:r w:rsidRPr="0093718C" w:rsidR="0055042B">
              <w:rPr>
                <w:rFonts w:ascii="Arial" w:hAnsi="Arial" w:cs="Arial"/>
                <w:sz w:val="22"/>
                <w:szCs w:val="22"/>
              </w:rPr>
              <w:t>92</w:t>
            </w:r>
          </w:p>
        </w:tc>
      </w:tr>
      <w:tr w:rsidRPr="0093718C" w:rsidR="009D6829" w:rsidTr="00F15DB6" w14:paraId="5AE12F44" w14:textId="77777777">
        <w:tc>
          <w:tcPr>
            <w:tcW w:w="1584" w:type="dxa"/>
          </w:tcPr>
          <w:p w:rsidRPr="0093718C" w:rsidR="009D6829" w:rsidRDefault="009D6829" w14:paraId="39DC77CB" w14:textId="77777777">
            <w:pPr>
              <w:spacing w:line="360" w:lineRule="auto"/>
              <w:jc w:val="right"/>
              <w:rPr>
                <w:rFonts w:ascii="Arial" w:hAnsi="Arial" w:cs="Arial"/>
                <w:sz w:val="22"/>
                <w:szCs w:val="22"/>
              </w:rPr>
            </w:pPr>
            <w:r w:rsidRPr="0093718C">
              <w:rPr>
                <w:rFonts w:ascii="Arial" w:hAnsi="Arial" w:cs="Arial"/>
                <w:sz w:val="22"/>
                <w:szCs w:val="22"/>
              </w:rPr>
              <w:t>Weighted avg</w:t>
            </w:r>
          </w:p>
        </w:tc>
        <w:tc>
          <w:tcPr>
            <w:tcW w:w="1152" w:type="dxa"/>
          </w:tcPr>
          <w:p w:rsidRPr="0093718C" w:rsidR="009D6829" w:rsidRDefault="009D6829" w14:paraId="59EC6935" w14:textId="5DD83648">
            <w:pPr>
              <w:spacing w:line="360" w:lineRule="auto"/>
              <w:jc w:val="center"/>
              <w:rPr>
                <w:rFonts w:ascii="Arial" w:hAnsi="Arial" w:cs="Arial"/>
                <w:sz w:val="22"/>
                <w:szCs w:val="22"/>
              </w:rPr>
            </w:pPr>
            <w:r w:rsidRPr="0093718C">
              <w:rPr>
                <w:rFonts w:ascii="Arial" w:hAnsi="Arial" w:cs="Arial"/>
                <w:sz w:val="22"/>
                <w:szCs w:val="22"/>
              </w:rPr>
              <w:t>0.9</w:t>
            </w:r>
            <w:r w:rsidRPr="0093718C" w:rsidR="0055042B">
              <w:rPr>
                <w:rFonts w:ascii="Arial" w:hAnsi="Arial" w:cs="Arial"/>
                <w:sz w:val="22"/>
                <w:szCs w:val="22"/>
              </w:rPr>
              <w:t>4</w:t>
            </w:r>
          </w:p>
        </w:tc>
        <w:tc>
          <w:tcPr>
            <w:tcW w:w="1152" w:type="dxa"/>
          </w:tcPr>
          <w:p w:rsidRPr="0093718C" w:rsidR="009D6829" w:rsidRDefault="009D6829" w14:paraId="5D8CF483" w14:textId="0E39BE33">
            <w:pPr>
              <w:spacing w:line="360" w:lineRule="auto"/>
              <w:jc w:val="center"/>
              <w:rPr>
                <w:rFonts w:ascii="Arial" w:hAnsi="Arial" w:cs="Arial"/>
                <w:sz w:val="22"/>
                <w:szCs w:val="22"/>
              </w:rPr>
            </w:pPr>
            <w:r w:rsidRPr="0093718C">
              <w:rPr>
                <w:rFonts w:ascii="Arial" w:hAnsi="Arial" w:cs="Arial"/>
                <w:sz w:val="22"/>
                <w:szCs w:val="22"/>
              </w:rPr>
              <w:t>0.9</w:t>
            </w:r>
            <w:r w:rsidRPr="0093718C" w:rsidR="0055042B">
              <w:rPr>
                <w:rFonts w:ascii="Arial" w:hAnsi="Arial" w:cs="Arial"/>
                <w:sz w:val="22"/>
                <w:szCs w:val="22"/>
              </w:rPr>
              <w:t>4</w:t>
            </w:r>
          </w:p>
        </w:tc>
        <w:tc>
          <w:tcPr>
            <w:tcW w:w="1152" w:type="dxa"/>
          </w:tcPr>
          <w:p w:rsidRPr="0093718C" w:rsidR="009D6829" w:rsidRDefault="009D6829" w14:paraId="038D32C4" w14:textId="73CB6FDB">
            <w:pPr>
              <w:spacing w:line="360" w:lineRule="auto"/>
              <w:jc w:val="center"/>
              <w:rPr>
                <w:rFonts w:ascii="Arial" w:hAnsi="Arial" w:cs="Arial"/>
                <w:sz w:val="22"/>
                <w:szCs w:val="22"/>
              </w:rPr>
            </w:pPr>
            <w:r w:rsidRPr="0093718C">
              <w:rPr>
                <w:rFonts w:ascii="Arial" w:hAnsi="Arial" w:cs="Arial"/>
                <w:sz w:val="22"/>
                <w:szCs w:val="22"/>
              </w:rPr>
              <w:t>0.</w:t>
            </w:r>
            <w:r w:rsidRPr="0093718C" w:rsidR="0055042B">
              <w:rPr>
                <w:rFonts w:ascii="Arial" w:hAnsi="Arial" w:cs="Arial"/>
                <w:sz w:val="22"/>
                <w:szCs w:val="22"/>
              </w:rPr>
              <w:t>94</w:t>
            </w:r>
          </w:p>
        </w:tc>
      </w:tr>
    </w:tbl>
    <w:p w:rsidRPr="0093718C" w:rsidR="00B85583" w:rsidP="000F7B3C" w:rsidRDefault="00B85583" w14:paraId="6F37EA38" w14:textId="048F0EEB">
      <w:pPr>
        <w:spacing w:line="360" w:lineRule="auto"/>
        <w:rPr>
          <w:rFonts w:ascii="Arial" w:hAnsi="Arial" w:cs="Arial"/>
          <w:sz w:val="22"/>
          <w:szCs w:val="22"/>
        </w:rPr>
      </w:pPr>
    </w:p>
    <w:p w:rsidRPr="0093718C" w:rsidR="00B85583" w:rsidP="00B85583" w:rsidRDefault="00B85583" w14:paraId="0A1DF538" w14:textId="5786D0C7">
      <w:pPr>
        <w:spacing w:line="360" w:lineRule="auto"/>
        <w:rPr>
          <w:rFonts w:ascii="Arial" w:hAnsi="Arial" w:cs="Arial"/>
          <w:sz w:val="22"/>
          <w:szCs w:val="22"/>
        </w:rPr>
      </w:pPr>
      <w:r w:rsidRPr="0093718C">
        <w:rPr>
          <w:rFonts w:ascii="Arial" w:hAnsi="Arial" w:cs="Arial"/>
          <w:b/>
          <w:bCs/>
          <w:sz w:val="22"/>
          <w:szCs w:val="22"/>
        </w:rPr>
        <w:lastRenderedPageBreak/>
        <w:t>Brand Classification</w:t>
      </w:r>
    </w:p>
    <w:tbl>
      <w:tblPr>
        <w:tblStyle w:val="TableGrid"/>
        <w:tblW w:w="0" w:type="auto"/>
        <w:tblBorders>
          <w:insideH w:val="none" w:color="auto" w:sz="0" w:space="0"/>
          <w:insideV w:val="none" w:color="auto" w:sz="0" w:space="0"/>
        </w:tblBorders>
        <w:tblLook w:val="04A0" w:firstRow="1" w:lastRow="0" w:firstColumn="1" w:lastColumn="0" w:noHBand="0" w:noVBand="1"/>
      </w:tblPr>
      <w:tblGrid>
        <w:gridCol w:w="1584"/>
        <w:gridCol w:w="1207"/>
        <w:gridCol w:w="1152"/>
        <w:gridCol w:w="1152"/>
      </w:tblGrid>
      <w:tr w:rsidRPr="0093718C" w:rsidR="00614B4E" w:rsidTr="00707823" w14:paraId="70E2F15F" w14:textId="77777777">
        <w:tc>
          <w:tcPr>
            <w:tcW w:w="1584" w:type="dxa"/>
            <w:shd w:val="clear" w:color="auto" w:fill="D9D9D9" w:themeFill="background1" w:themeFillShade="D9"/>
          </w:tcPr>
          <w:p w:rsidRPr="0093718C" w:rsidR="00614B4E" w:rsidRDefault="00614B4E" w14:paraId="3BAD1FE6" w14:textId="77777777">
            <w:pPr>
              <w:spacing w:line="360" w:lineRule="auto"/>
              <w:jc w:val="right"/>
              <w:rPr>
                <w:rFonts w:ascii="Arial" w:hAnsi="Arial" w:cs="Arial"/>
                <w:sz w:val="22"/>
                <w:szCs w:val="22"/>
              </w:rPr>
            </w:pPr>
          </w:p>
        </w:tc>
        <w:tc>
          <w:tcPr>
            <w:tcW w:w="1207" w:type="dxa"/>
            <w:shd w:val="clear" w:color="auto" w:fill="D9D9D9" w:themeFill="background1" w:themeFillShade="D9"/>
          </w:tcPr>
          <w:p w:rsidRPr="0093718C" w:rsidR="00614B4E" w:rsidRDefault="00614B4E" w14:paraId="7BAD9F08" w14:textId="77777777">
            <w:pPr>
              <w:spacing w:line="360" w:lineRule="auto"/>
              <w:jc w:val="center"/>
              <w:rPr>
                <w:rFonts w:ascii="Arial" w:hAnsi="Arial" w:cs="Arial"/>
                <w:b/>
                <w:bCs/>
                <w:sz w:val="22"/>
                <w:szCs w:val="22"/>
              </w:rPr>
            </w:pPr>
            <w:r w:rsidRPr="0093718C">
              <w:rPr>
                <w:rFonts w:ascii="Arial" w:hAnsi="Arial" w:cs="Arial"/>
                <w:b/>
                <w:bCs/>
                <w:sz w:val="22"/>
                <w:szCs w:val="22"/>
              </w:rPr>
              <w:t>Precision</w:t>
            </w:r>
          </w:p>
        </w:tc>
        <w:tc>
          <w:tcPr>
            <w:tcW w:w="1152" w:type="dxa"/>
            <w:shd w:val="clear" w:color="auto" w:fill="D9D9D9" w:themeFill="background1" w:themeFillShade="D9"/>
          </w:tcPr>
          <w:p w:rsidRPr="0093718C" w:rsidR="00614B4E" w:rsidRDefault="00614B4E" w14:paraId="4EBAF462" w14:textId="77777777">
            <w:pPr>
              <w:spacing w:line="360" w:lineRule="auto"/>
              <w:jc w:val="center"/>
              <w:rPr>
                <w:rFonts w:ascii="Arial" w:hAnsi="Arial" w:cs="Arial"/>
                <w:b/>
                <w:bCs/>
                <w:sz w:val="22"/>
                <w:szCs w:val="22"/>
              </w:rPr>
            </w:pPr>
            <w:r w:rsidRPr="0093718C">
              <w:rPr>
                <w:rFonts w:ascii="Arial" w:hAnsi="Arial" w:cs="Arial"/>
                <w:b/>
                <w:bCs/>
                <w:sz w:val="22"/>
                <w:szCs w:val="22"/>
              </w:rPr>
              <w:t>Recall</w:t>
            </w:r>
          </w:p>
        </w:tc>
        <w:tc>
          <w:tcPr>
            <w:tcW w:w="1152" w:type="dxa"/>
            <w:shd w:val="clear" w:color="auto" w:fill="D9D9D9" w:themeFill="background1" w:themeFillShade="D9"/>
          </w:tcPr>
          <w:p w:rsidRPr="0093718C" w:rsidR="00614B4E" w:rsidRDefault="00614B4E" w14:paraId="753E44D1" w14:textId="77777777">
            <w:pPr>
              <w:spacing w:line="360" w:lineRule="auto"/>
              <w:jc w:val="center"/>
              <w:rPr>
                <w:rFonts w:ascii="Arial" w:hAnsi="Arial" w:cs="Arial"/>
                <w:b/>
                <w:bCs/>
                <w:sz w:val="22"/>
                <w:szCs w:val="22"/>
              </w:rPr>
            </w:pPr>
            <w:r w:rsidRPr="0093718C">
              <w:rPr>
                <w:rFonts w:ascii="Arial" w:hAnsi="Arial" w:cs="Arial"/>
                <w:b/>
                <w:bCs/>
                <w:sz w:val="22"/>
                <w:szCs w:val="22"/>
              </w:rPr>
              <w:t>F1-score</w:t>
            </w:r>
          </w:p>
        </w:tc>
      </w:tr>
      <w:tr w:rsidRPr="0093718C" w:rsidR="00614B4E" w:rsidTr="00707823" w14:paraId="5D643727" w14:textId="77777777">
        <w:tc>
          <w:tcPr>
            <w:tcW w:w="1584" w:type="dxa"/>
          </w:tcPr>
          <w:p w:rsidRPr="0093718C" w:rsidR="00614B4E" w:rsidRDefault="00614B4E" w14:paraId="4D52B5A2" w14:textId="77777777">
            <w:pPr>
              <w:spacing w:line="360" w:lineRule="auto"/>
              <w:jc w:val="right"/>
              <w:rPr>
                <w:rFonts w:ascii="Arial" w:hAnsi="Arial" w:cs="Arial"/>
                <w:sz w:val="22"/>
                <w:szCs w:val="22"/>
              </w:rPr>
            </w:pPr>
            <w:r w:rsidRPr="0093718C">
              <w:rPr>
                <w:rFonts w:ascii="Arial" w:hAnsi="Arial" w:cs="Arial"/>
                <w:sz w:val="22"/>
                <w:szCs w:val="22"/>
              </w:rPr>
              <w:t>0</w:t>
            </w:r>
          </w:p>
        </w:tc>
        <w:tc>
          <w:tcPr>
            <w:tcW w:w="1207" w:type="dxa"/>
          </w:tcPr>
          <w:p w:rsidRPr="0093718C" w:rsidR="00614B4E" w:rsidRDefault="00614B4E" w14:paraId="790EE5E2" w14:textId="4D428043">
            <w:pPr>
              <w:spacing w:line="360" w:lineRule="auto"/>
              <w:jc w:val="center"/>
              <w:rPr>
                <w:rFonts w:ascii="Arial" w:hAnsi="Arial" w:cs="Arial"/>
                <w:sz w:val="22"/>
                <w:szCs w:val="22"/>
              </w:rPr>
            </w:pPr>
            <w:r w:rsidRPr="0093718C">
              <w:rPr>
                <w:rFonts w:ascii="Arial" w:hAnsi="Arial" w:cs="Arial"/>
                <w:sz w:val="22"/>
                <w:szCs w:val="22"/>
              </w:rPr>
              <w:t>0.60</w:t>
            </w:r>
          </w:p>
        </w:tc>
        <w:tc>
          <w:tcPr>
            <w:tcW w:w="1152" w:type="dxa"/>
          </w:tcPr>
          <w:p w:rsidRPr="0093718C" w:rsidR="00614B4E" w:rsidRDefault="00614B4E" w14:paraId="4B960DBB" w14:textId="0FCDFFCC">
            <w:pPr>
              <w:spacing w:line="360" w:lineRule="auto"/>
              <w:jc w:val="center"/>
              <w:rPr>
                <w:rFonts w:ascii="Arial" w:hAnsi="Arial" w:cs="Arial"/>
                <w:sz w:val="22"/>
                <w:szCs w:val="22"/>
              </w:rPr>
            </w:pPr>
            <w:r w:rsidRPr="0093718C">
              <w:rPr>
                <w:rFonts w:ascii="Arial" w:hAnsi="Arial" w:cs="Arial"/>
                <w:sz w:val="22"/>
                <w:szCs w:val="22"/>
              </w:rPr>
              <w:t>0.60</w:t>
            </w:r>
          </w:p>
        </w:tc>
        <w:tc>
          <w:tcPr>
            <w:tcW w:w="1152" w:type="dxa"/>
          </w:tcPr>
          <w:p w:rsidRPr="0093718C" w:rsidR="00614B4E" w:rsidRDefault="00614B4E" w14:paraId="569997DF" w14:textId="086BD3A3">
            <w:pPr>
              <w:spacing w:line="360" w:lineRule="auto"/>
              <w:jc w:val="center"/>
              <w:rPr>
                <w:rFonts w:ascii="Arial" w:hAnsi="Arial" w:cs="Arial"/>
                <w:sz w:val="22"/>
                <w:szCs w:val="22"/>
              </w:rPr>
            </w:pPr>
            <w:r w:rsidRPr="0093718C">
              <w:rPr>
                <w:rFonts w:ascii="Arial" w:hAnsi="Arial" w:cs="Arial"/>
                <w:sz w:val="22"/>
                <w:szCs w:val="22"/>
              </w:rPr>
              <w:t>0.</w:t>
            </w:r>
            <w:r w:rsidRPr="0093718C" w:rsidR="00707823">
              <w:rPr>
                <w:rFonts w:ascii="Arial" w:hAnsi="Arial" w:cs="Arial"/>
                <w:sz w:val="22"/>
                <w:szCs w:val="22"/>
              </w:rPr>
              <w:t>60</w:t>
            </w:r>
          </w:p>
        </w:tc>
      </w:tr>
      <w:tr w:rsidRPr="0093718C" w:rsidR="00614B4E" w:rsidTr="00707823" w14:paraId="2BE65B2E" w14:textId="77777777">
        <w:tc>
          <w:tcPr>
            <w:tcW w:w="1584" w:type="dxa"/>
          </w:tcPr>
          <w:p w:rsidRPr="0093718C" w:rsidR="00614B4E" w:rsidRDefault="00614B4E" w14:paraId="67C7C31F" w14:textId="4C7A5DE0">
            <w:pPr>
              <w:spacing w:line="360" w:lineRule="auto"/>
              <w:jc w:val="right"/>
              <w:rPr>
                <w:rFonts w:ascii="Arial" w:hAnsi="Arial" w:cs="Arial"/>
                <w:sz w:val="22"/>
                <w:szCs w:val="22"/>
              </w:rPr>
            </w:pPr>
            <w:r w:rsidRPr="0093718C">
              <w:rPr>
                <w:rFonts w:ascii="Arial" w:hAnsi="Arial" w:cs="Arial"/>
                <w:sz w:val="22"/>
                <w:szCs w:val="22"/>
              </w:rPr>
              <w:t>1</w:t>
            </w:r>
          </w:p>
        </w:tc>
        <w:tc>
          <w:tcPr>
            <w:tcW w:w="1207" w:type="dxa"/>
          </w:tcPr>
          <w:p w:rsidRPr="0093718C" w:rsidR="00614B4E" w:rsidRDefault="00614B4E" w14:paraId="75957A10" w14:textId="0B3F6DB3">
            <w:pPr>
              <w:spacing w:line="360" w:lineRule="auto"/>
              <w:jc w:val="center"/>
              <w:rPr>
                <w:rFonts w:ascii="Arial" w:hAnsi="Arial" w:cs="Arial"/>
                <w:sz w:val="22"/>
                <w:szCs w:val="22"/>
              </w:rPr>
            </w:pPr>
            <w:r w:rsidRPr="0093718C">
              <w:rPr>
                <w:rFonts w:ascii="Arial" w:hAnsi="Arial" w:cs="Arial"/>
                <w:sz w:val="22"/>
                <w:szCs w:val="22"/>
              </w:rPr>
              <w:t>1</w:t>
            </w:r>
          </w:p>
        </w:tc>
        <w:tc>
          <w:tcPr>
            <w:tcW w:w="1152" w:type="dxa"/>
          </w:tcPr>
          <w:p w:rsidRPr="0093718C" w:rsidR="00614B4E" w:rsidRDefault="00614B4E" w14:paraId="0278B70B" w14:textId="4391800B">
            <w:pPr>
              <w:spacing w:line="360" w:lineRule="auto"/>
              <w:jc w:val="center"/>
              <w:rPr>
                <w:rFonts w:ascii="Arial" w:hAnsi="Arial" w:cs="Arial"/>
                <w:sz w:val="22"/>
                <w:szCs w:val="22"/>
              </w:rPr>
            </w:pPr>
            <w:r w:rsidRPr="0093718C">
              <w:rPr>
                <w:rFonts w:ascii="Arial" w:hAnsi="Arial" w:cs="Arial"/>
                <w:sz w:val="22"/>
                <w:szCs w:val="22"/>
              </w:rPr>
              <w:t>0.50</w:t>
            </w:r>
          </w:p>
        </w:tc>
        <w:tc>
          <w:tcPr>
            <w:tcW w:w="1152" w:type="dxa"/>
          </w:tcPr>
          <w:p w:rsidRPr="0093718C" w:rsidR="00614B4E" w:rsidRDefault="00707823" w14:paraId="6C12E4F4" w14:textId="363A5940">
            <w:pPr>
              <w:spacing w:line="360" w:lineRule="auto"/>
              <w:jc w:val="center"/>
              <w:rPr>
                <w:rFonts w:ascii="Arial" w:hAnsi="Arial" w:cs="Arial"/>
                <w:sz w:val="22"/>
                <w:szCs w:val="22"/>
              </w:rPr>
            </w:pPr>
            <w:r w:rsidRPr="0093718C">
              <w:rPr>
                <w:rFonts w:ascii="Arial" w:hAnsi="Arial" w:cs="Arial"/>
                <w:sz w:val="22"/>
                <w:szCs w:val="22"/>
              </w:rPr>
              <w:t>0.67</w:t>
            </w:r>
          </w:p>
        </w:tc>
      </w:tr>
      <w:tr w:rsidRPr="0093718C" w:rsidR="00614B4E" w:rsidTr="00707823" w14:paraId="4409F149" w14:textId="77777777">
        <w:tc>
          <w:tcPr>
            <w:tcW w:w="1584" w:type="dxa"/>
          </w:tcPr>
          <w:p w:rsidRPr="0093718C" w:rsidR="00614B4E" w:rsidRDefault="00614B4E" w14:paraId="148157D9" w14:textId="0D704AD9">
            <w:pPr>
              <w:spacing w:line="360" w:lineRule="auto"/>
              <w:jc w:val="right"/>
              <w:rPr>
                <w:rFonts w:ascii="Arial" w:hAnsi="Arial" w:cs="Arial"/>
                <w:sz w:val="22"/>
                <w:szCs w:val="22"/>
              </w:rPr>
            </w:pPr>
            <w:r w:rsidRPr="0093718C">
              <w:rPr>
                <w:rFonts w:ascii="Arial" w:hAnsi="Arial" w:cs="Arial"/>
                <w:sz w:val="22"/>
                <w:szCs w:val="22"/>
              </w:rPr>
              <w:t>2</w:t>
            </w:r>
          </w:p>
        </w:tc>
        <w:tc>
          <w:tcPr>
            <w:tcW w:w="1207" w:type="dxa"/>
          </w:tcPr>
          <w:p w:rsidRPr="0093718C" w:rsidR="00614B4E" w:rsidRDefault="00614B4E" w14:paraId="4113CC57" w14:textId="06EE721E">
            <w:pPr>
              <w:spacing w:line="360" w:lineRule="auto"/>
              <w:jc w:val="center"/>
              <w:rPr>
                <w:rFonts w:ascii="Arial" w:hAnsi="Arial" w:cs="Arial"/>
                <w:sz w:val="22"/>
                <w:szCs w:val="22"/>
              </w:rPr>
            </w:pPr>
            <w:r w:rsidRPr="0093718C">
              <w:rPr>
                <w:rFonts w:ascii="Arial" w:hAnsi="Arial" w:cs="Arial"/>
                <w:sz w:val="22"/>
                <w:szCs w:val="22"/>
              </w:rPr>
              <w:t>0.75</w:t>
            </w:r>
          </w:p>
        </w:tc>
        <w:tc>
          <w:tcPr>
            <w:tcW w:w="1152" w:type="dxa"/>
          </w:tcPr>
          <w:p w:rsidRPr="0093718C" w:rsidR="00614B4E" w:rsidRDefault="00614B4E" w14:paraId="2F92FB66" w14:textId="15CD9D10">
            <w:pPr>
              <w:spacing w:line="360" w:lineRule="auto"/>
              <w:jc w:val="center"/>
              <w:rPr>
                <w:rFonts w:ascii="Arial" w:hAnsi="Arial" w:cs="Arial"/>
                <w:sz w:val="22"/>
                <w:szCs w:val="22"/>
              </w:rPr>
            </w:pPr>
            <w:r w:rsidRPr="0093718C">
              <w:rPr>
                <w:rFonts w:ascii="Arial" w:hAnsi="Arial" w:cs="Arial"/>
                <w:sz w:val="22"/>
                <w:szCs w:val="22"/>
              </w:rPr>
              <w:t>0.50</w:t>
            </w:r>
          </w:p>
        </w:tc>
        <w:tc>
          <w:tcPr>
            <w:tcW w:w="1152" w:type="dxa"/>
          </w:tcPr>
          <w:p w:rsidRPr="0093718C" w:rsidR="00614B4E" w:rsidRDefault="00707823" w14:paraId="34C35112" w14:textId="07282CA6">
            <w:pPr>
              <w:spacing w:line="360" w:lineRule="auto"/>
              <w:jc w:val="center"/>
              <w:rPr>
                <w:rFonts w:ascii="Arial" w:hAnsi="Arial" w:cs="Arial"/>
                <w:sz w:val="22"/>
                <w:szCs w:val="22"/>
              </w:rPr>
            </w:pPr>
            <w:r w:rsidRPr="0093718C">
              <w:rPr>
                <w:rFonts w:ascii="Arial" w:hAnsi="Arial" w:cs="Arial"/>
                <w:sz w:val="22"/>
                <w:szCs w:val="22"/>
              </w:rPr>
              <w:t>0.60</w:t>
            </w:r>
          </w:p>
        </w:tc>
      </w:tr>
      <w:tr w:rsidRPr="0093718C" w:rsidR="00614B4E" w:rsidTr="00707823" w14:paraId="4ED8D1BA" w14:textId="77777777">
        <w:tc>
          <w:tcPr>
            <w:tcW w:w="1584" w:type="dxa"/>
            <w:tcBorders>
              <w:bottom w:val="single" w:color="auto" w:sz="4" w:space="0"/>
            </w:tcBorders>
          </w:tcPr>
          <w:p w:rsidRPr="0093718C" w:rsidR="00614B4E" w:rsidRDefault="00614B4E" w14:paraId="68A4B7A5" w14:textId="58941209">
            <w:pPr>
              <w:spacing w:line="360" w:lineRule="auto"/>
              <w:jc w:val="right"/>
              <w:rPr>
                <w:rFonts w:ascii="Arial" w:hAnsi="Arial" w:cs="Arial"/>
                <w:sz w:val="22"/>
                <w:szCs w:val="22"/>
              </w:rPr>
            </w:pPr>
            <w:r w:rsidRPr="0093718C">
              <w:rPr>
                <w:rFonts w:ascii="Arial" w:hAnsi="Arial" w:cs="Arial"/>
                <w:sz w:val="22"/>
                <w:szCs w:val="22"/>
              </w:rPr>
              <w:t>3</w:t>
            </w:r>
          </w:p>
        </w:tc>
        <w:tc>
          <w:tcPr>
            <w:tcW w:w="1207" w:type="dxa"/>
            <w:tcBorders>
              <w:bottom w:val="single" w:color="auto" w:sz="4" w:space="0"/>
            </w:tcBorders>
          </w:tcPr>
          <w:p w:rsidRPr="0093718C" w:rsidR="00614B4E" w:rsidRDefault="00614B4E" w14:paraId="1226250A" w14:textId="001C3617">
            <w:pPr>
              <w:spacing w:line="360" w:lineRule="auto"/>
              <w:jc w:val="center"/>
              <w:rPr>
                <w:rFonts w:ascii="Arial" w:hAnsi="Arial" w:cs="Arial"/>
                <w:sz w:val="22"/>
                <w:szCs w:val="22"/>
              </w:rPr>
            </w:pPr>
            <w:r w:rsidRPr="0093718C">
              <w:rPr>
                <w:rFonts w:ascii="Arial" w:hAnsi="Arial" w:cs="Arial"/>
                <w:sz w:val="22"/>
                <w:szCs w:val="22"/>
              </w:rPr>
              <w:t>0.70</w:t>
            </w:r>
          </w:p>
        </w:tc>
        <w:tc>
          <w:tcPr>
            <w:tcW w:w="1152" w:type="dxa"/>
            <w:tcBorders>
              <w:bottom w:val="single" w:color="auto" w:sz="4" w:space="0"/>
            </w:tcBorders>
          </w:tcPr>
          <w:p w:rsidRPr="0093718C" w:rsidR="00614B4E" w:rsidRDefault="00614B4E" w14:paraId="5C6799EB" w14:textId="0650B94D">
            <w:pPr>
              <w:spacing w:line="360" w:lineRule="auto"/>
              <w:jc w:val="center"/>
              <w:rPr>
                <w:rFonts w:ascii="Arial" w:hAnsi="Arial" w:cs="Arial"/>
                <w:sz w:val="22"/>
                <w:szCs w:val="22"/>
              </w:rPr>
            </w:pPr>
            <w:r w:rsidRPr="0093718C">
              <w:rPr>
                <w:rFonts w:ascii="Arial" w:hAnsi="Arial" w:cs="Arial"/>
                <w:sz w:val="22"/>
                <w:szCs w:val="22"/>
              </w:rPr>
              <w:t>0.88</w:t>
            </w:r>
          </w:p>
        </w:tc>
        <w:tc>
          <w:tcPr>
            <w:tcW w:w="1152" w:type="dxa"/>
            <w:tcBorders>
              <w:bottom w:val="single" w:color="auto" w:sz="4" w:space="0"/>
            </w:tcBorders>
          </w:tcPr>
          <w:p w:rsidRPr="0093718C" w:rsidR="00614B4E" w:rsidRDefault="00614B4E" w14:paraId="0D88A96F" w14:textId="16B674AF">
            <w:pPr>
              <w:spacing w:line="360" w:lineRule="auto"/>
              <w:jc w:val="center"/>
              <w:rPr>
                <w:rFonts w:ascii="Arial" w:hAnsi="Arial" w:cs="Arial"/>
                <w:sz w:val="22"/>
                <w:szCs w:val="22"/>
              </w:rPr>
            </w:pPr>
            <w:r w:rsidRPr="0093718C">
              <w:rPr>
                <w:rFonts w:ascii="Arial" w:hAnsi="Arial" w:cs="Arial"/>
                <w:sz w:val="22"/>
                <w:szCs w:val="22"/>
              </w:rPr>
              <w:t>0.</w:t>
            </w:r>
            <w:r w:rsidRPr="0093718C" w:rsidR="00707823">
              <w:rPr>
                <w:rFonts w:ascii="Arial" w:hAnsi="Arial" w:cs="Arial"/>
                <w:sz w:val="22"/>
                <w:szCs w:val="22"/>
              </w:rPr>
              <w:t>78</w:t>
            </w:r>
          </w:p>
        </w:tc>
      </w:tr>
      <w:tr w:rsidRPr="0093718C" w:rsidR="00614B4E" w:rsidTr="00707823" w14:paraId="020AB3ED" w14:textId="77777777">
        <w:trPr>
          <w:trHeight w:val="20"/>
        </w:trPr>
        <w:tc>
          <w:tcPr>
            <w:tcW w:w="1584" w:type="dxa"/>
            <w:tcBorders>
              <w:top w:val="single" w:color="auto" w:sz="4" w:space="0"/>
              <w:bottom w:val="single" w:color="auto" w:sz="4" w:space="0"/>
            </w:tcBorders>
          </w:tcPr>
          <w:p w:rsidRPr="0093718C" w:rsidR="00614B4E" w:rsidRDefault="00614B4E" w14:paraId="6EF2B491" w14:textId="77777777">
            <w:pPr>
              <w:spacing w:line="360" w:lineRule="auto"/>
              <w:jc w:val="right"/>
              <w:rPr>
                <w:rFonts w:ascii="Arial" w:hAnsi="Arial" w:cs="Arial"/>
                <w:sz w:val="2"/>
                <w:szCs w:val="2"/>
              </w:rPr>
            </w:pPr>
          </w:p>
        </w:tc>
        <w:tc>
          <w:tcPr>
            <w:tcW w:w="1207" w:type="dxa"/>
            <w:tcBorders>
              <w:top w:val="single" w:color="auto" w:sz="4" w:space="0"/>
              <w:bottom w:val="single" w:color="auto" w:sz="4" w:space="0"/>
            </w:tcBorders>
          </w:tcPr>
          <w:p w:rsidRPr="0093718C" w:rsidR="00614B4E" w:rsidRDefault="00614B4E" w14:paraId="7006235F" w14:textId="77777777">
            <w:pPr>
              <w:spacing w:line="360" w:lineRule="auto"/>
              <w:jc w:val="center"/>
              <w:rPr>
                <w:rFonts w:ascii="Arial" w:hAnsi="Arial" w:cs="Arial"/>
                <w:sz w:val="2"/>
                <w:szCs w:val="2"/>
              </w:rPr>
            </w:pPr>
          </w:p>
        </w:tc>
        <w:tc>
          <w:tcPr>
            <w:tcW w:w="1152" w:type="dxa"/>
            <w:tcBorders>
              <w:top w:val="single" w:color="auto" w:sz="4" w:space="0"/>
              <w:bottom w:val="single" w:color="auto" w:sz="4" w:space="0"/>
            </w:tcBorders>
          </w:tcPr>
          <w:p w:rsidRPr="0093718C" w:rsidR="00614B4E" w:rsidRDefault="00614B4E" w14:paraId="3687E7BA" w14:textId="77777777">
            <w:pPr>
              <w:spacing w:line="360" w:lineRule="auto"/>
              <w:jc w:val="center"/>
              <w:rPr>
                <w:rFonts w:ascii="Arial" w:hAnsi="Arial" w:cs="Arial"/>
                <w:sz w:val="2"/>
                <w:szCs w:val="2"/>
              </w:rPr>
            </w:pPr>
          </w:p>
        </w:tc>
        <w:tc>
          <w:tcPr>
            <w:tcW w:w="1152" w:type="dxa"/>
            <w:tcBorders>
              <w:top w:val="single" w:color="auto" w:sz="4" w:space="0"/>
              <w:bottom w:val="single" w:color="auto" w:sz="4" w:space="0"/>
            </w:tcBorders>
          </w:tcPr>
          <w:p w:rsidRPr="0093718C" w:rsidR="00614B4E" w:rsidRDefault="00614B4E" w14:paraId="16D199EC" w14:textId="77777777">
            <w:pPr>
              <w:spacing w:line="360" w:lineRule="auto"/>
              <w:jc w:val="center"/>
              <w:rPr>
                <w:rFonts w:ascii="Arial" w:hAnsi="Arial" w:cs="Arial"/>
                <w:sz w:val="2"/>
                <w:szCs w:val="2"/>
              </w:rPr>
            </w:pPr>
          </w:p>
        </w:tc>
      </w:tr>
      <w:tr w:rsidRPr="0093718C" w:rsidR="00614B4E" w:rsidTr="00707823" w14:paraId="2FCCB733" w14:textId="77777777">
        <w:tc>
          <w:tcPr>
            <w:tcW w:w="1584" w:type="dxa"/>
            <w:tcBorders>
              <w:top w:val="single" w:color="auto" w:sz="4" w:space="0"/>
            </w:tcBorders>
          </w:tcPr>
          <w:p w:rsidRPr="0093718C" w:rsidR="00614B4E" w:rsidRDefault="00614B4E" w14:paraId="6FA53F9F" w14:textId="77777777">
            <w:pPr>
              <w:spacing w:line="360" w:lineRule="auto"/>
              <w:jc w:val="right"/>
              <w:rPr>
                <w:rFonts w:ascii="Arial" w:hAnsi="Arial" w:cs="Arial"/>
                <w:sz w:val="22"/>
                <w:szCs w:val="22"/>
              </w:rPr>
            </w:pPr>
            <w:r w:rsidRPr="0093718C">
              <w:rPr>
                <w:rFonts w:ascii="Arial" w:hAnsi="Arial" w:cs="Arial"/>
                <w:sz w:val="22"/>
                <w:szCs w:val="22"/>
              </w:rPr>
              <w:t>Accuracy</w:t>
            </w:r>
          </w:p>
        </w:tc>
        <w:tc>
          <w:tcPr>
            <w:tcW w:w="1207" w:type="dxa"/>
            <w:tcBorders>
              <w:top w:val="single" w:color="auto" w:sz="4" w:space="0"/>
            </w:tcBorders>
          </w:tcPr>
          <w:p w:rsidRPr="0093718C" w:rsidR="00614B4E" w:rsidRDefault="00614B4E" w14:paraId="31869D44" w14:textId="77777777">
            <w:pPr>
              <w:spacing w:line="360" w:lineRule="auto"/>
              <w:jc w:val="center"/>
              <w:rPr>
                <w:rFonts w:ascii="Arial" w:hAnsi="Arial" w:cs="Arial"/>
                <w:sz w:val="22"/>
                <w:szCs w:val="22"/>
              </w:rPr>
            </w:pPr>
          </w:p>
        </w:tc>
        <w:tc>
          <w:tcPr>
            <w:tcW w:w="1152" w:type="dxa"/>
            <w:tcBorders>
              <w:top w:val="single" w:color="auto" w:sz="4" w:space="0"/>
            </w:tcBorders>
          </w:tcPr>
          <w:p w:rsidRPr="0093718C" w:rsidR="00614B4E" w:rsidRDefault="00614B4E" w14:paraId="144C16D8" w14:textId="77777777">
            <w:pPr>
              <w:spacing w:line="360" w:lineRule="auto"/>
              <w:jc w:val="center"/>
              <w:rPr>
                <w:rFonts w:ascii="Arial" w:hAnsi="Arial" w:cs="Arial"/>
                <w:sz w:val="22"/>
                <w:szCs w:val="22"/>
              </w:rPr>
            </w:pPr>
          </w:p>
        </w:tc>
        <w:tc>
          <w:tcPr>
            <w:tcW w:w="1152" w:type="dxa"/>
            <w:tcBorders>
              <w:top w:val="single" w:color="auto" w:sz="4" w:space="0"/>
            </w:tcBorders>
          </w:tcPr>
          <w:p w:rsidRPr="0093718C" w:rsidR="00614B4E" w:rsidRDefault="00614B4E" w14:paraId="4615077A" w14:textId="7CF2D95A">
            <w:pPr>
              <w:spacing w:line="360" w:lineRule="auto"/>
              <w:jc w:val="center"/>
              <w:rPr>
                <w:rFonts w:ascii="Arial" w:hAnsi="Arial" w:cs="Arial"/>
                <w:sz w:val="22"/>
                <w:szCs w:val="22"/>
              </w:rPr>
            </w:pPr>
            <w:r w:rsidRPr="0093718C">
              <w:rPr>
                <w:rFonts w:ascii="Arial" w:hAnsi="Arial" w:cs="Arial"/>
                <w:sz w:val="22"/>
                <w:szCs w:val="22"/>
              </w:rPr>
              <w:t>0.</w:t>
            </w:r>
            <w:r w:rsidRPr="0093718C" w:rsidR="00707823">
              <w:rPr>
                <w:rFonts w:ascii="Arial" w:hAnsi="Arial" w:cs="Arial"/>
                <w:sz w:val="22"/>
                <w:szCs w:val="22"/>
              </w:rPr>
              <w:t>71</w:t>
            </w:r>
          </w:p>
        </w:tc>
      </w:tr>
      <w:tr w:rsidRPr="0093718C" w:rsidR="00614B4E" w:rsidTr="00707823" w14:paraId="6D67656C" w14:textId="77777777">
        <w:tc>
          <w:tcPr>
            <w:tcW w:w="1584" w:type="dxa"/>
          </w:tcPr>
          <w:p w:rsidRPr="0093718C" w:rsidR="00614B4E" w:rsidRDefault="00614B4E" w14:paraId="5B9CFE3C" w14:textId="77777777">
            <w:pPr>
              <w:spacing w:line="360" w:lineRule="auto"/>
              <w:jc w:val="right"/>
              <w:rPr>
                <w:rFonts w:ascii="Arial" w:hAnsi="Arial" w:cs="Arial"/>
                <w:sz w:val="22"/>
                <w:szCs w:val="22"/>
              </w:rPr>
            </w:pPr>
            <w:r w:rsidRPr="0093718C">
              <w:rPr>
                <w:rFonts w:ascii="Arial" w:hAnsi="Arial" w:cs="Arial"/>
                <w:sz w:val="22"/>
                <w:szCs w:val="22"/>
              </w:rPr>
              <w:t>Macro avg</w:t>
            </w:r>
          </w:p>
        </w:tc>
        <w:tc>
          <w:tcPr>
            <w:tcW w:w="1207" w:type="dxa"/>
          </w:tcPr>
          <w:p w:rsidRPr="0093718C" w:rsidR="00614B4E" w:rsidRDefault="00614B4E" w14:paraId="30D2346A" w14:textId="576E76D4">
            <w:pPr>
              <w:spacing w:line="360" w:lineRule="auto"/>
              <w:jc w:val="center"/>
              <w:rPr>
                <w:rFonts w:ascii="Arial" w:hAnsi="Arial" w:cs="Arial"/>
                <w:sz w:val="22"/>
                <w:szCs w:val="22"/>
              </w:rPr>
            </w:pPr>
            <w:r w:rsidRPr="0093718C">
              <w:rPr>
                <w:rFonts w:ascii="Arial" w:hAnsi="Arial" w:cs="Arial"/>
                <w:sz w:val="22"/>
                <w:szCs w:val="22"/>
              </w:rPr>
              <w:t>0.</w:t>
            </w:r>
            <w:r w:rsidRPr="0093718C" w:rsidR="00707823">
              <w:rPr>
                <w:rFonts w:ascii="Arial" w:hAnsi="Arial" w:cs="Arial"/>
                <w:sz w:val="22"/>
                <w:szCs w:val="22"/>
              </w:rPr>
              <w:t>76</w:t>
            </w:r>
          </w:p>
        </w:tc>
        <w:tc>
          <w:tcPr>
            <w:tcW w:w="1152" w:type="dxa"/>
          </w:tcPr>
          <w:p w:rsidRPr="0093718C" w:rsidR="00614B4E" w:rsidRDefault="00614B4E" w14:paraId="0B31A093" w14:textId="6E4A0AA6">
            <w:pPr>
              <w:spacing w:line="360" w:lineRule="auto"/>
              <w:jc w:val="center"/>
              <w:rPr>
                <w:rFonts w:ascii="Arial" w:hAnsi="Arial" w:cs="Arial"/>
                <w:sz w:val="22"/>
                <w:szCs w:val="22"/>
              </w:rPr>
            </w:pPr>
            <w:r w:rsidRPr="0093718C">
              <w:rPr>
                <w:rFonts w:ascii="Arial" w:hAnsi="Arial" w:cs="Arial"/>
                <w:sz w:val="22"/>
                <w:szCs w:val="22"/>
              </w:rPr>
              <w:t>0.</w:t>
            </w:r>
            <w:r w:rsidRPr="0093718C" w:rsidR="003F12CC">
              <w:rPr>
                <w:rFonts w:ascii="Arial" w:hAnsi="Arial" w:cs="Arial"/>
                <w:sz w:val="22"/>
                <w:szCs w:val="22"/>
              </w:rPr>
              <w:t>62</w:t>
            </w:r>
          </w:p>
        </w:tc>
        <w:tc>
          <w:tcPr>
            <w:tcW w:w="1152" w:type="dxa"/>
          </w:tcPr>
          <w:p w:rsidRPr="0093718C" w:rsidR="00614B4E" w:rsidRDefault="00614B4E" w14:paraId="09E9E79F" w14:textId="7CEA2304">
            <w:pPr>
              <w:spacing w:line="360" w:lineRule="auto"/>
              <w:jc w:val="center"/>
              <w:rPr>
                <w:rFonts w:ascii="Arial" w:hAnsi="Arial" w:cs="Arial"/>
                <w:sz w:val="22"/>
                <w:szCs w:val="22"/>
              </w:rPr>
            </w:pPr>
            <w:r w:rsidRPr="0093718C">
              <w:rPr>
                <w:rFonts w:ascii="Arial" w:hAnsi="Arial" w:cs="Arial"/>
                <w:sz w:val="22"/>
                <w:szCs w:val="22"/>
              </w:rPr>
              <w:t>0.</w:t>
            </w:r>
            <w:r w:rsidRPr="0093718C" w:rsidR="003F12CC">
              <w:rPr>
                <w:rFonts w:ascii="Arial" w:hAnsi="Arial" w:cs="Arial"/>
                <w:sz w:val="22"/>
                <w:szCs w:val="22"/>
              </w:rPr>
              <w:t>66</w:t>
            </w:r>
          </w:p>
        </w:tc>
      </w:tr>
      <w:tr w:rsidRPr="0093718C" w:rsidR="00614B4E" w:rsidTr="00707823" w14:paraId="677922AD" w14:textId="77777777">
        <w:tc>
          <w:tcPr>
            <w:tcW w:w="1584" w:type="dxa"/>
          </w:tcPr>
          <w:p w:rsidRPr="0093718C" w:rsidR="00614B4E" w:rsidRDefault="00614B4E" w14:paraId="32AAD5F3" w14:textId="77777777">
            <w:pPr>
              <w:spacing w:line="360" w:lineRule="auto"/>
              <w:jc w:val="right"/>
              <w:rPr>
                <w:rFonts w:ascii="Arial" w:hAnsi="Arial" w:cs="Arial"/>
                <w:sz w:val="22"/>
                <w:szCs w:val="22"/>
              </w:rPr>
            </w:pPr>
            <w:r w:rsidRPr="0093718C">
              <w:rPr>
                <w:rFonts w:ascii="Arial" w:hAnsi="Arial" w:cs="Arial"/>
                <w:sz w:val="22"/>
                <w:szCs w:val="22"/>
              </w:rPr>
              <w:t>Weighted avg</w:t>
            </w:r>
          </w:p>
        </w:tc>
        <w:tc>
          <w:tcPr>
            <w:tcW w:w="1207" w:type="dxa"/>
          </w:tcPr>
          <w:p w:rsidRPr="0093718C" w:rsidR="00614B4E" w:rsidRDefault="00614B4E" w14:paraId="5EDE8C8A" w14:textId="7BA5768B">
            <w:pPr>
              <w:spacing w:line="360" w:lineRule="auto"/>
              <w:jc w:val="center"/>
              <w:rPr>
                <w:rFonts w:ascii="Arial" w:hAnsi="Arial" w:cs="Arial"/>
                <w:sz w:val="22"/>
                <w:szCs w:val="22"/>
              </w:rPr>
            </w:pPr>
            <w:r w:rsidRPr="0093718C">
              <w:rPr>
                <w:rFonts w:ascii="Arial" w:hAnsi="Arial" w:cs="Arial"/>
                <w:sz w:val="22"/>
                <w:szCs w:val="22"/>
              </w:rPr>
              <w:t>0.</w:t>
            </w:r>
            <w:r w:rsidRPr="0093718C" w:rsidR="003F12CC">
              <w:rPr>
                <w:rFonts w:ascii="Arial" w:hAnsi="Arial" w:cs="Arial"/>
                <w:sz w:val="22"/>
                <w:szCs w:val="22"/>
              </w:rPr>
              <w:t>73</w:t>
            </w:r>
          </w:p>
        </w:tc>
        <w:tc>
          <w:tcPr>
            <w:tcW w:w="1152" w:type="dxa"/>
          </w:tcPr>
          <w:p w:rsidRPr="0093718C" w:rsidR="00614B4E" w:rsidRDefault="00614B4E" w14:paraId="1AC26BFE" w14:textId="67D51334">
            <w:pPr>
              <w:spacing w:line="360" w:lineRule="auto"/>
              <w:jc w:val="center"/>
              <w:rPr>
                <w:rFonts w:ascii="Arial" w:hAnsi="Arial" w:cs="Arial"/>
                <w:sz w:val="22"/>
                <w:szCs w:val="22"/>
              </w:rPr>
            </w:pPr>
            <w:r w:rsidRPr="0093718C">
              <w:rPr>
                <w:rFonts w:ascii="Arial" w:hAnsi="Arial" w:cs="Arial"/>
                <w:sz w:val="22"/>
                <w:szCs w:val="22"/>
              </w:rPr>
              <w:t>0.</w:t>
            </w:r>
            <w:r w:rsidRPr="0093718C" w:rsidR="003F12CC">
              <w:rPr>
                <w:rFonts w:ascii="Arial" w:hAnsi="Arial" w:cs="Arial"/>
                <w:sz w:val="22"/>
                <w:szCs w:val="22"/>
              </w:rPr>
              <w:t>71</w:t>
            </w:r>
          </w:p>
        </w:tc>
        <w:tc>
          <w:tcPr>
            <w:tcW w:w="1152" w:type="dxa"/>
          </w:tcPr>
          <w:p w:rsidRPr="0093718C" w:rsidR="00614B4E" w:rsidRDefault="00614B4E" w14:paraId="2FB5AB4B" w14:textId="5134DEC8">
            <w:pPr>
              <w:spacing w:line="360" w:lineRule="auto"/>
              <w:jc w:val="center"/>
              <w:rPr>
                <w:rFonts w:ascii="Arial" w:hAnsi="Arial" w:cs="Arial"/>
                <w:sz w:val="22"/>
                <w:szCs w:val="22"/>
              </w:rPr>
            </w:pPr>
            <w:r w:rsidRPr="0093718C">
              <w:rPr>
                <w:rFonts w:ascii="Arial" w:hAnsi="Arial" w:cs="Arial"/>
                <w:sz w:val="22"/>
                <w:szCs w:val="22"/>
              </w:rPr>
              <w:t>0.</w:t>
            </w:r>
            <w:r w:rsidRPr="0093718C" w:rsidR="003F12CC">
              <w:rPr>
                <w:rFonts w:ascii="Arial" w:hAnsi="Arial" w:cs="Arial"/>
                <w:sz w:val="22"/>
                <w:szCs w:val="22"/>
              </w:rPr>
              <w:t>70</w:t>
            </w:r>
          </w:p>
        </w:tc>
      </w:tr>
    </w:tbl>
    <w:p w:rsidRPr="0093718C" w:rsidR="00614B4E" w:rsidP="00614B4E" w:rsidRDefault="00614B4E" w14:paraId="2D343D29" w14:textId="1462C51C">
      <w:pPr>
        <w:spacing w:line="360" w:lineRule="auto"/>
        <w:rPr>
          <w:rFonts w:ascii="Arial" w:hAnsi="Arial" w:cs="Arial"/>
          <w:sz w:val="22"/>
          <w:szCs w:val="22"/>
        </w:rPr>
      </w:pPr>
    </w:p>
    <w:p w:rsidRPr="0093718C" w:rsidR="00EA2175" w:rsidP="00614B4E" w:rsidRDefault="00B85583" w14:paraId="16892CC0" w14:textId="4EA1A925">
      <w:pPr>
        <w:spacing w:line="360" w:lineRule="auto"/>
        <w:rPr>
          <w:rFonts w:ascii="Arial" w:hAnsi="Arial" w:cs="Arial"/>
          <w:sz w:val="22"/>
          <w:szCs w:val="22"/>
        </w:rPr>
      </w:pPr>
      <w:r w:rsidRPr="0093718C">
        <w:rPr>
          <w:rFonts w:ascii="Arial" w:hAnsi="Arial" w:cs="Arial"/>
          <w:sz w:val="22"/>
          <w:szCs w:val="22"/>
        </w:rPr>
        <w:t>As in the previous</w:t>
      </w:r>
      <w:r w:rsidRPr="0093718C" w:rsidR="002F3AFF">
        <w:rPr>
          <w:rFonts w:ascii="Arial" w:hAnsi="Arial" w:cs="Arial"/>
          <w:sz w:val="22"/>
          <w:szCs w:val="22"/>
        </w:rPr>
        <w:t xml:space="preserve">, </w:t>
      </w:r>
      <w:r w:rsidRPr="0093718C">
        <w:rPr>
          <w:rFonts w:ascii="Arial" w:hAnsi="Arial" w:cs="Arial"/>
          <w:sz w:val="22"/>
          <w:szCs w:val="22"/>
        </w:rPr>
        <w:t>RFE</w:t>
      </w:r>
      <w:r w:rsidRPr="0093718C" w:rsidR="002F3AFF">
        <w:rPr>
          <w:rFonts w:ascii="Arial" w:hAnsi="Arial" w:cs="Arial"/>
          <w:b/>
          <w:bCs/>
          <w:sz w:val="22"/>
          <w:szCs w:val="22"/>
        </w:rPr>
        <w:t xml:space="preserve"> </w:t>
      </w:r>
      <w:r w:rsidRPr="0093718C">
        <w:rPr>
          <w:rFonts w:ascii="Arial" w:hAnsi="Arial" w:cs="Arial"/>
          <w:sz w:val="22"/>
          <w:szCs w:val="22"/>
        </w:rPr>
        <w:t>was applied. The selected features were the same ones used during the cosine similarity and semantic analysis, including Neckline, Patterns, Formality, Materials, Colors, and sleeve style.</w:t>
      </w:r>
    </w:p>
    <w:tbl>
      <w:tblPr>
        <w:tblStyle w:val="TableGrid"/>
        <w:tblW w:w="0" w:type="auto"/>
        <w:tblBorders>
          <w:insideH w:val="none" w:color="auto" w:sz="0" w:space="0"/>
          <w:insideV w:val="none" w:color="auto" w:sz="0" w:space="0"/>
        </w:tblBorders>
        <w:tblLook w:val="04A0" w:firstRow="1" w:lastRow="0" w:firstColumn="1" w:lastColumn="0" w:noHBand="0" w:noVBand="1"/>
      </w:tblPr>
      <w:tblGrid>
        <w:gridCol w:w="3029"/>
        <w:gridCol w:w="1402"/>
        <w:gridCol w:w="1122"/>
        <w:gridCol w:w="1546"/>
        <w:gridCol w:w="1402"/>
      </w:tblGrid>
      <w:tr w:rsidRPr="0093718C" w:rsidR="004A3ACC" w:rsidTr="004A3ACC" w14:paraId="1891DAA0" w14:textId="77777777">
        <w:trPr>
          <w:trHeight w:val="144"/>
        </w:trPr>
        <w:tc>
          <w:tcPr>
            <w:tcW w:w="3029" w:type="dxa"/>
            <w:tcBorders>
              <w:top w:val="single" w:color="auto" w:sz="4" w:space="0"/>
              <w:bottom w:val="nil"/>
            </w:tcBorders>
            <w:shd w:val="clear" w:color="auto" w:fill="D9D9D9" w:themeFill="background1" w:themeFillShade="D9"/>
          </w:tcPr>
          <w:p w:rsidRPr="0093718C" w:rsidR="00614B4E" w:rsidRDefault="00614B4E" w14:paraId="53B95583" w14:textId="77777777">
            <w:pPr>
              <w:spacing w:line="360" w:lineRule="auto"/>
              <w:rPr>
                <w:rFonts w:ascii="Arial" w:hAnsi="Arial" w:cs="Arial"/>
                <w:b/>
                <w:bCs/>
                <w:sz w:val="22"/>
                <w:szCs w:val="22"/>
              </w:rPr>
            </w:pPr>
            <w:r w:rsidRPr="0093718C">
              <w:rPr>
                <w:rFonts w:ascii="Arial" w:hAnsi="Arial" w:cs="Arial"/>
                <w:b/>
                <w:bCs/>
                <w:sz w:val="22"/>
                <w:szCs w:val="22"/>
              </w:rPr>
              <w:t>Feature</w:t>
            </w:r>
          </w:p>
        </w:tc>
        <w:tc>
          <w:tcPr>
            <w:tcW w:w="1402" w:type="dxa"/>
            <w:tcBorders>
              <w:top w:val="single" w:color="auto" w:sz="4" w:space="0"/>
              <w:bottom w:val="nil"/>
              <w:right w:val="single" w:color="auto" w:sz="4" w:space="0"/>
            </w:tcBorders>
            <w:shd w:val="clear" w:color="auto" w:fill="D9D9D9" w:themeFill="background1" w:themeFillShade="D9"/>
          </w:tcPr>
          <w:p w:rsidRPr="0093718C" w:rsidR="00614B4E" w:rsidRDefault="00614B4E" w14:paraId="08126C18" w14:textId="77777777">
            <w:pPr>
              <w:spacing w:line="360" w:lineRule="auto"/>
              <w:rPr>
                <w:rFonts w:ascii="Arial" w:hAnsi="Arial" w:cs="Arial"/>
                <w:b/>
                <w:bCs/>
                <w:sz w:val="22"/>
                <w:szCs w:val="22"/>
              </w:rPr>
            </w:pPr>
            <w:r w:rsidRPr="0093718C">
              <w:rPr>
                <w:rFonts w:ascii="Arial" w:hAnsi="Arial" w:cs="Arial"/>
                <w:b/>
                <w:bCs/>
                <w:sz w:val="22"/>
                <w:szCs w:val="22"/>
              </w:rPr>
              <w:t>Importance</w:t>
            </w:r>
          </w:p>
        </w:tc>
        <w:tc>
          <w:tcPr>
            <w:tcW w:w="1122" w:type="dxa"/>
            <w:tcBorders>
              <w:top w:val="nil"/>
              <w:left w:val="single" w:color="auto" w:sz="4" w:space="0"/>
              <w:bottom w:val="nil"/>
              <w:right w:val="single" w:color="auto" w:sz="4" w:space="0"/>
            </w:tcBorders>
            <w:shd w:val="clear" w:color="auto" w:fill="FFFFFF" w:themeFill="background1"/>
          </w:tcPr>
          <w:p w:rsidRPr="0093718C" w:rsidR="00614B4E" w:rsidRDefault="00614B4E" w14:paraId="45C97E9B" w14:textId="77777777">
            <w:pPr>
              <w:spacing w:line="360" w:lineRule="auto"/>
              <w:rPr>
                <w:rFonts w:ascii="Arial" w:hAnsi="Arial" w:cs="Arial"/>
                <w:b/>
                <w:bCs/>
                <w:sz w:val="2"/>
                <w:szCs w:val="2"/>
              </w:rPr>
            </w:pPr>
          </w:p>
        </w:tc>
        <w:tc>
          <w:tcPr>
            <w:tcW w:w="1546" w:type="dxa"/>
            <w:tcBorders>
              <w:top w:val="single" w:color="auto" w:sz="4" w:space="0"/>
              <w:left w:val="single" w:color="auto" w:sz="4" w:space="0"/>
              <w:bottom w:val="nil"/>
              <w:right w:val="nil"/>
            </w:tcBorders>
            <w:shd w:val="clear" w:color="auto" w:fill="D9D9D9" w:themeFill="background1" w:themeFillShade="D9"/>
          </w:tcPr>
          <w:p w:rsidRPr="0093718C" w:rsidR="00614B4E" w:rsidRDefault="00614B4E" w14:paraId="5E0AC863" w14:textId="77777777">
            <w:pPr>
              <w:spacing w:line="360" w:lineRule="auto"/>
              <w:rPr>
                <w:rFonts w:ascii="Arial" w:hAnsi="Arial" w:cs="Arial"/>
                <w:b/>
                <w:bCs/>
                <w:sz w:val="22"/>
                <w:szCs w:val="22"/>
              </w:rPr>
            </w:pPr>
            <w:r w:rsidRPr="0093718C">
              <w:rPr>
                <w:rFonts w:ascii="Arial" w:hAnsi="Arial" w:cs="Arial"/>
                <w:b/>
                <w:bCs/>
                <w:sz w:val="22"/>
                <w:szCs w:val="22"/>
              </w:rPr>
              <w:t>Feature</w:t>
            </w:r>
          </w:p>
        </w:tc>
        <w:tc>
          <w:tcPr>
            <w:tcW w:w="1402" w:type="dxa"/>
            <w:tcBorders>
              <w:top w:val="single" w:color="auto" w:sz="4" w:space="0"/>
              <w:left w:val="nil"/>
              <w:bottom w:val="nil"/>
              <w:right w:val="single" w:color="auto" w:sz="4" w:space="0"/>
            </w:tcBorders>
            <w:shd w:val="clear" w:color="auto" w:fill="D9D9D9" w:themeFill="background1" w:themeFillShade="D9"/>
          </w:tcPr>
          <w:p w:rsidRPr="0093718C" w:rsidR="00614B4E" w:rsidRDefault="00614B4E" w14:paraId="5EB67420" w14:textId="77777777">
            <w:pPr>
              <w:spacing w:line="360" w:lineRule="auto"/>
              <w:rPr>
                <w:rFonts w:ascii="Arial" w:hAnsi="Arial" w:cs="Arial"/>
                <w:b/>
                <w:bCs/>
                <w:sz w:val="22"/>
                <w:szCs w:val="22"/>
              </w:rPr>
            </w:pPr>
            <w:r w:rsidRPr="0093718C">
              <w:rPr>
                <w:rFonts w:ascii="Arial" w:hAnsi="Arial" w:cs="Arial"/>
                <w:b/>
                <w:bCs/>
                <w:sz w:val="22"/>
                <w:szCs w:val="22"/>
              </w:rPr>
              <w:t>Importance</w:t>
            </w:r>
          </w:p>
        </w:tc>
      </w:tr>
      <w:tr w:rsidRPr="0093718C" w:rsidR="00614B4E" w:rsidTr="004A3ACC" w14:paraId="1E23483D" w14:textId="77777777">
        <w:trPr>
          <w:trHeight w:val="144"/>
        </w:trPr>
        <w:tc>
          <w:tcPr>
            <w:tcW w:w="3029" w:type="dxa"/>
            <w:tcBorders>
              <w:top w:val="nil"/>
              <w:bottom w:val="nil"/>
            </w:tcBorders>
          </w:tcPr>
          <w:p w:rsidRPr="0093718C" w:rsidR="00614B4E" w:rsidRDefault="00637BCC" w14:paraId="2E7CEE4A" w14:textId="65F0C2C7">
            <w:pPr>
              <w:spacing w:line="360" w:lineRule="auto"/>
              <w:rPr>
                <w:rFonts w:ascii="Arial" w:hAnsi="Arial" w:cs="Arial"/>
                <w:sz w:val="22"/>
                <w:szCs w:val="22"/>
              </w:rPr>
            </w:pPr>
            <w:r w:rsidRPr="0093718C">
              <w:rPr>
                <w:rFonts w:ascii="Arial" w:hAnsi="Arial" w:cs="Arial"/>
                <w:sz w:val="22"/>
                <w:szCs w:val="22"/>
              </w:rPr>
              <w:t>Materials</w:t>
            </w:r>
          </w:p>
        </w:tc>
        <w:tc>
          <w:tcPr>
            <w:tcW w:w="1402" w:type="dxa"/>
            <w:tcBorders>
              <w:top w:val="nil"/>
              <w:bottom w:val="nil"/>
              <w:right w:val="single" w:color="auto" w:sz="4" w:space="0"/>
            </w:tcBorders>
          </w:tcPr>
          <w:p w:rsidRPr="0093718C" w:rsidR="00614B4E" w:rsidRDefault="00614B4E" w14:paraId="09CE4F46" w14:textId="77777777">
            <w:pPr>
              <w:spacing w:line="360" w:lineRule="auto"/>
              <w:rPr>
                <w:rFonts w:ascii="Arial" w:hAnsi="Arial" w:cs="Arial"/>
                <w:sz w:val="22"/>
                <w:szCs w:val="22"/>
              </w:rPr>
            </w:pPr>
            <w:r w:rsidRPr="0093718C">
              <w:rPr>
                <w:rFonts w:ascii="Arial" w:hAnsi="Arial" w:cs="Arial"/>
                <w:sz w:val="22"/>
                <w:szCs w:val="22"/>
              </w:rPr>
              <w:t>0.1711</w:t>
            </w:r>
          </w:p>
        </w:tc>
        <w:tc>
          <w:tcPr>
            <w:tcW w:w="1122" w:type="dxa"/>
            <w:tcBorders>
              <w:top w:val="nil"/>
              <w:left w:val="single" w:color="auto" w:sz="4" w:space="0"/>
              <w:right w:val="single" w:color="auto" w:sz="4" w:space="0"/>
            </w:tcBorders>
            <w:shd w:val="clear" w:color="auto" w:fill="FFFFFF" w:themeFill="background1"/>
          </w:tcPr>
          <w:p w:rsidRPr="0093718C" w:rsidR="00614B4E" w:rsidRDefault="00614B4E" w14:paraId="4AC3E15C" w14:textId="77777777">
            <w:pPr>
              <w:spacing w:line="360" w:lineRule="auto"/>
              <w:rPr>
                <w:rFonts w:ascii="Arial" w:hAnsi="Arial" w:cs="Arial"/>
                <w:sz w:val="2"/>
                <w:szCs w:val="2"/>
              </w:rPr>
            </w:pPr>
          </w:p>
        </w:tc>
        <w:tc>
          <w:tcPr>
            <w:tcW w:w="1546" w:type="dxa"/>
            <w:tcBorders>
              <w:top w:val="nil"/>
              <w:left w:val="single" w:color="auto" w:sz="4" w:space="0"/>
              <w:bottom w:val="nil"/>
            </w:tcBorders>
          </w:tcPr>
          <w:p w:rsidRPr="0093718C" w:rsidR="00614B4E" w:rsidRDefault="00637BCC" w14:paraId="57A95159" w14:textId="229B71EA">
            <w:pPr>
              <w:spacing w:line="360" w:lineRule="auto"/>
              <w:rPr>
                <w:rFonts w:ascii="Arial" w:hAnsi="Arial" w:cs="Arial"/>
                <w:sz w:val="22"/>
                <w:szCs w:val="22"/>
              </w:rPr>
            </w:pPr>
            <w:r w:rsidRPr="0093718C">
              <w:rPr>
                <w:rFonts w:ascii="Arial" w:hAnsi="Arial" w:cs="Arial"/>
                <w:sz w:val="22"/>
                <w:szCs w:val="22"/>
              </w:rPr>
              <w:t xml:space="preserve">Materials </w:t>
            </w:r>
          </w:p>
        </w:tc>
        <w:tc>
          <w:tcPr>
            <w:tcW w:w="1402" w:type="dxa"/>
            <w:tcBorders>
              <w:top w:val="nil"/>
              <w:bottom w:val="nil"/>
              <w:right w:val="single" w:color="auto" w:sz="4" w:space="0"/>
            </w:tcBorders>
          </w:tcPr>
          <w:p w:rsidRPr="0093718C" w:rsidR="00614B4E" w:rsidRDefault="00614B4E" w14:paraId="15A2B5C0" w14:textId="331755CA">
            <w:pPr>
              <w:spacing w:line="360" w:lineRule="auto"/>
              <w:rPr>
                <w:rFonts w:ascii="Arial" w:hAnsi="Arial" w:cs="Arial"/>
                <w:sz w:val="22"/>
                <w:szCs w:val="22"/>
              </w:rPr>
            </w:pPr>
            <w:r w:rsidRPr="0093718C">
              <w:rPr>
                <w:rFonts w:ascii="Arial" w:hAnsi="Arial" w:cs="Arial"/>
                <w:sz w:val="22"/>
                <w:szCs w:val="22"/>
              </w:rPr>
              <w:t>0.</w:t>
            </w:r>
            <w:r w:rsidRPr="0093718C" w:rsidR="004A3ACC">
              <w:rPr>
                <w:rFonts w:ascii="Arial" w:hAnsi="Arial" w:cs="Arial"/>
                <w:sz w:val="22"/>
                <w:szCs w:val="22"/>
              </w:rPr>
              <w:t>2956</w:t>
            </w:r>
          </w:p>
        </w:tc>
      </w:tr>
      <w:tr w:rsidRPr="0093718C" w:rsidR="00614B4E" w:rsidTr="004A3ACC" w14:paraId="1CDD34CC" w14:textId="77777777">
        <w:trPr>
          <w:trHeight w:val="144"/>
        </w:trPr>
        <w:tc>
          <w:tcPr>
            <w:tcW w:w="3029" w:type="dxa"/>
            <w:tcBorders>
              <w:top w:val="nil"/>
              <w:bottom w:val="nil"/>
            </w:tcBorders>
          </w:tcPr>
          <w:p w:rsidRPr="0093718C" w:rsidR="00614B4E" w:rsidRDefault="00637BCC" w14:paraId="4A971C8F" w14:textId="1BDE6EE8">
            <w:pPr>
              <w:spacing w:line="360" w:lineRule="auto"/>
              <w:rPr>
                <w:rFonts w:ascii="Arial" w:hAnsi="Arial" w:cs="Arial"/>
                <w:sz w:val="22"/>
                <w:szCs w:val="22"/>
              </w:rPr>
            </w:pPr>
            <w:r w:rsidRPr="0093718C">
              <w:rPr>
                <w:rFonts w:ascii="Arial" w:hAnsi="Arial" w:cs="Arial"/>
                <w:sz w:val="22"/>
                <w:szCs w:val="22"/>
              </w:rPr>
              <w:t>Neckline</w:t>
            </w:r>
          </w:p>
        </w:tc>
        <w:tc>
          <w:tcPr>
            <w:tcW w:w="1402" w:type="dxa"/>
            <w:tcBorders>
              <w:top w:val="nil"/>
              <w:bottom w:val="nil"/>
              <w:right w:val="single" w:color="auto" w:sz="4" w:space="0"/>
            </w:tcBorders>
          </w:tcPr>
          <w:p w:rsidRPr="0093718C" w:rsidR="00614B4E" w:rsidRDefault="00614B4E" w14:paraId="222F6FF8" w14:textId="77777777">
            <w:pPr>
              <w:spacing w:line="360" w:lineRule="auto"/>
              <w:rPr>
                <w:rFonts w:ascii="Arial" w:hAnsi="Arial" w:cs="Arial"/>
                <w:sz w:val="22"/>
                <w:szCs w:val="22"/>
              </w:rPr>
            </w:pPr>
            <w:r w:rsidRPr="0093718C">
              <w:rPr>
                <w:rFonts w:ascii="Arial" w:hAnsi="Arial" w:cs="Arial"/>
                <w:sz w:val="22"/>
                <w:szCs w:val="22"/>
              </w:rPr>
              <w:t>0.1253</w:t>
            </w:r>
          </w:p>
        </w:tc>
        <w:tc>
          <w:tcPr>
            <w:tcW w:w="1122" w:type="dxa"/>
            <w:tcBorders>
              <w:left w:val="single" w:color="auto" w:sz="4" w:space="0"/>
              <w:right w:val="single" w:color="auto" w:sz="4" w:space="0"/>
            </w:tcBorders>
            <w:shd w:val="clear" w:color="auto" w:fill="FFFFFF" w:themeFill="background1"/>
          </w:tcPr>
          <w:p w:rsidRPr="0093718C" w:rsidR="00614B4E" w:rsidRDefault="00614B4E" w14:paraId="10E744A7" w14:textId="77777777">
            <w:pPr>
              <w:spacing w:line="360" w:lineRule="auto"/>
              <w:rPr>
                <w:rFonts w:ascii="Arial" w:hAnsi="Arial" w:cs="Arial"/>
                <w:sz w:val="2"/>
                <w:szCs w:val="2"/>
              </w:rPr>
            </w:pPr>
            <w:r w:rsidRPr="0093718C">
              <w:rPr>
                <w:rFonts w:ascii="Arial" w:hAnsi="Arial" w:cs="Arial"/>
                <w:noProof/>
                <w:sz w:val="2"/>
                <w:szCs w:val="2"/>
              </w:rPr>
              <mc:AlternateContent>
                <mc:Choice Requires="wps">
                  <w:drawing>
                    <wp:anchor distT="0" distB="0" distL="114300" distR="114300" simplePos="0" relativeHeight="251658241" behindDoc="0" locked="0" layoutInCell="1" allowOverlap="1" wp14:anchorId="77C11AEB" wp14:editId="46329B90">
                      <wp:simplePos x="0" y="0"/>
                      <wp:positionH relativeFrom="column">
                        <wp:posOffset>96610</wp:posOffset>
                      </wp:positionH>
                      <wp:positionV relativeFrom="paragraph">
                        <wp:posOffset>13607</wp:posOffset>
                      </wp:positionV>
                      <wp:extent cx="244929" cy="179614"/>
                      <wp:effectExtent l="0" t="19050" r="41275" b="30480"/>
                      <wp:wrapNone/>
                      <wp:docPr id="2044926022" name="Arrow: Right 1"/>
                      <wp:cNvGraphicFramePr/>
                      <a:graphic xmlns:a="http://schemas.openxmlformats.org/drawingml/2006/main">
                        <a:graphicData uri="http://schemas.microsoft.com/office/word/2010/wordprocessingShape">
                          <wps:wsp>
                            <wps:cNvSpPr/>
                            <wps:spPr>
                              <a:xfrm>
                                <a:off x="0" y="0"/>
                                <a:ext cx="244929" cy="17961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pic="http://schemas.openxmlformats.org/drawingml/2006/picture" xmlns:a="http://schemas.openxmlformats.org/drawingml/2006/main">
                  <w:pict>
                    <v:shape id="Arrow: Right 1" style="position:absolute;margin-left:7.6pt;margin-top:1.05pt;width:19.3pt;height:14.1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56082 [3204]" strokecolor="#030e13 [484]" strokeweight="1pt" type="#_x0000_t13" adj="1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" w14:anchorId="018D213C"/>
                  </w:pict>
                </mc:Fallback>
              </mc:AlternateContent>
            </w:r>
          </w:p>
        </w:tc>
        <w:tc>
          <w:tcPr>
            <w:tcW w:w="1546" w:type="dxa"/>
            <w:tcBorders>
              <w:top w:val="nil"/>
              <w:left w:val="single" w:color="auto" w:sz="4" w:space="0"/>
              <w:bottom w:val="nil"/>
            </w:tcBorders>
          </w:tcPr>
          <w:p w:rsidRPr="0093718C" w:rsidR="00614B4E" w:rsidRDefault="00637BCC" w14:paraId="1341800E" w14:textId="149C7B68">
            <w:pPr>
              <w:spacing w:line="360" w:lineRule="auto"/>
              <w:rPr>
                <w:rFonts w:ascii="Arial" w:hAnsi="Arial" w:cs="Arial"/>
                <w:sz w:val="22"/>
                <w:szCs w:val="22"/>
              </w:rPr>
            </w:pPr>
            <w:r w:rsidRPr="0093718C">
              <w:rPr>
                <w:rFonts w:ascii="Arial" w:hAnsi="Arial" w:cs="Arial"/>
                <w:sz w:val="22"/>
                <w:szCs w:val="22"/>
              </w:rPr>
              <w:t>Neckline</w:t>
            </w:r>
          </w:p>
        </w:tc>
        <w:tc>
          <w:tcPr>
            <w:tcW w:w="1402" w:type="dxa"/>
            <w:tcBorders>
              <w:top w:val="nil"/>
              <w:bottom w:val="nil"/>
              <w:right w:val="single" w:color="auto" w:sz="4" w:space="0"/>
            </w:tcBorders>
          </w:tcPr>
          <w:p w:rsidRPr="0093718C" w:rsidR="00614B4E" w:rsidRDefault="00614B4E" w14:paraId="52DA5434" w14:textId="58A32FA0">
            <w:pPr>
              <w:spacing w:line="360" w:lineRule="auto"/>
              <w:rPr>
                <w:rFonts w:ascii="Arial" w:hAnsi="Arial" w:cs="Arial"/>
                <w:sz w:val="22"/>
                <w:szCs w:val="22"/>
              </w:rPr>
            </w:pPr>
            <w:r w:rsidRPr="0093718C">
              <w:rPr>
                <w:rFonts w:ascii="Arial" w:hAnsi="Arial" w:cs="Arial"/>
                <w:sz w:val="22"/>
                <w:szCs w:val="22"/>
              </w:rPr>
              <w:t>0.24</w:t>
            </w:r>
            <w:r w:rsidRPr="0093718C" w:rsidR="004A3ACC">
              <w:rPr>
                <w:rFonts w:ascii="Arial" w:hAnsi="Arial" w:cs="Arial"/>
                <w:sz w:val="22"/>
                <w:szCs w:val="22"/>
              </w:rPr>
              <w:t>61</w:t>
            </w:r>
          </w:p>
        </w:tc>
      </w:tr>
      <w:tr w:rsidRPr="0093718C" w:rsidR="00614B4E" w:rsidTr="004A3ACC" w14:paraId="4A506BC8" w14:textId="77777777">
        <w:trPr>
          <w:trHeight w:val="144"/>
        </w:trPr>
        <w:tc>
          <w:tcPr>
            <w:tcW w:w="3029" w:type="dxa"/>
            <w:tcBorders>
              <w:top w:val="nil"/>
              <w:bottom w:val="nil"/>
            </w:tcBorders>
          </w:tcPr>
          <w:p w:rsidRPr="0093718C" w:rsidR="00614B4E" w:rsidRDefault="00637BCC" w14:paraId="6D3F2AC8" w14:textId="54081C07">
            <w:pPr>
              <w:spacing w:line="360" w:lineRule="auto"/>
              <w:rPr>
                <w:rFonts w:ascii="Arial" w:hAnsi="Arial" w:cs="Arial"/>
                <w:sz w:val="22"/>
                <w:szCs w:val="22"/>
              </w:rPr>
            </w:pPr>
            <w:r w:rsidRPr="0093718C">
              <w:rPr>
                <w:rFonts w:ascii="Arial" w:hAnsi="Arial" w:cs="Arial"/>
                <w:sz w:val="22"/>
                <w:szCs w:val="22"/>
              </w:rPr>
              <w:t>Colors</w:t>
            </w:r>
          </w:p>
        </w:tc>
        <w:tc>
          <w:tcPr>
            <w:tcW w:w="1402" w:type="dxa"/>
            <w:tcBorders>
              <w:top w:val="nil"/>
              <w:bottom w:val="nil"/>
              <w:right w:val="single" w:color="auto" w:sz="4" w:space="0"/>
            </w:tcBorders>
          </w:tcPr>
          <w:p w:rsidRPr="0093718C" w:rsidR="00614B4E" w:rsidRDefault="00614B4E" w14:paraId="2B592F19" w14:textId="77777777">
            <w:pPr>
              <w:spacing w:line="360" w:lineRule="auto"/>
              <w:rPr>
                <w:rFonts w:ascii="Arial" w:hAnsi="Arial" w:cs="Arial"/>
                <w:sz w:val="22"/>
                <w:szCs w:val="22"/>
              </w:rPr>
            </w:pPr>
            <w:r w:rsidRPr="0093718C">
              <w:rPr>
                <w:rFonts w:ascii="Arial" w:hAnsi="Arial" w:cs="Arial"/>
                <w:sz w:val="22"/>
                <w:szCs w:val="22"/>
              </w:rPr>
              <w:t>0.1004</w:t>
            </w:r>
          </w:p>
        </w:tc>
        <w:tc>
          <w:tcPr>
            <w:tcW w:w="1122" w:type="dxa"/>
            <w:tcBorders>
              <w:left w:val="single" w:color="auto" w:sz="4" w:space="0"/>
              <w:right w:val="single" w:color="auto" w:sz="4" w:space="0"/>
            </w:tcBorders>
          </w:tcPr>
          <w:p w:rsidRPr="0093718C" w:rsidR="00614B4E" w:rsidRDefault="00614B4E" w14:paraId="1770900D" w14:textId="77777777">
            <w:pPr>
              <w:spacing w:line="360" w:lineRule="auto"/>
              <w:rPr>
                <w:rFonts w:ascii="Arial" w:hAnsi="Arial" w:cs="Arial"/>
                <w:sz w:val="2"/>
                <w:szCs w:val="2"/>
              </w:rPr>
            </w:pPr>
          </w:p>
        </w:tc>
        <w:tc>
          <w:tcPr>
            <w:tcW w:w="1546" w:type="dxa"/>
            <w:tcBorders>
              <w:top w:val="nil"/>
              <w:left w:val="single" w:color="auto" w:sz="4" w:space="0"/>
              <w:bottom w:val="nil"/>
            </w:tcBorders>
          </w:tcPr>
          <w:p w:rsidRPr="0093718C" w:rsidR="00614B4E" w:rsidRDefault="004A3ACC" w14:paraId="5452FE84" w14:textId="155035D0">
            <w:pPr>
              <w:spacing w:line="360" w:lineRule="auto"/>
              <w:rPr>
                <w:rFonts w:ascii="Arial" w:hAnsi="Arial" w:cs="Arial"/>
                <w:sz w:val="22"/>
                <w:szCs w:val="22"/>
              </w:rPr>
            </w:pPr>
            <w:r w:rsidRPr="0093718C">
              <w:rPr>
                <w:rFonts w:ascii="Arial" w:hAnsi="Arial" w:cs="Arial"/>
                <w:sz w:val="22"/>
                <w:szCs w:val="22"/>
              </w:rPr>
              <w:t>Colors</w:t>
            </w:r>
          </w:p>
        </w:tc>
        <w:tc>
          <w:tcPr>
            <w:tcW w:w="1402" w:type="dxa"/>
            <w:tcBorders>
              <w:top w:val="nil"/>
              <w:bottom w:val="nil"/>
              <w:right w:val="single" w:color="auto" w:sz="4" w:space="0"/>
            </w:tcBorders>
          </w:tcPr>
          <w:p w:rsidRPr="0093718C" w:rsidR="00614B4E" w:rsidRDefault="00614B4E" w14:paraId="0EFAE5D9" w14:textId="3C8429AE">
            <w:pPr>
              <w:spacing w:line="360" w:lineRule="auto"/>
              <w:rPr>
                <w:rFonts w:ascii="Arial" w:hAnsi="Arial" w:cs="Arial"/>
                <w:sz w:val="22"/>
                <w:szCs w:val="22"/>
              </w:rPr>
            </w:pPr>
            <w:r w:rsidRPr="0093718C">
              <w:rPr>
                <w:rFonts w:ascii="Arial" w:hAnsi="Arial" w:cs="Arial"/>
                <w:sz w:val="22"/>
                <w:szCs w:val="22"/>
              </w:rPr>
              <w:t>0.</w:t>
            </w:r>
            <w:r w:rsidRPr="0093718C" w:rsidR="004A3ACC">
              <w:rPr>
                <w:rFonts w:ascii="Arial" w:hAnsi="Arial" w:cs="Arial"/>
                <w:sz w:val="22"/>
                <w:szCs w:val="22"/>
              </w:rPr>
              <w:t>1919</w:t>
            </w:r>
          </w:p>
        </w:tc>
      </w:tr>
      <w:tr w:rsidRPr="0093718C" w:rsidR="004A3ACC" w:rsidTr="004A3ACC" w14:paraId="4AF5460F" w14:textId="77777777">
        <w:trPr>
          <w:trHeight w:val="144"/>
        </w:trPr>
        <w:tc>
          <w:tcPr>
            <w:tcW w:w="3029" w:type="dxa"/>
            <w:tcBorders>
              <w:top w:val="nil"/>
              <w:bottom w:val="nil"/>
            </w:tcBorders>
          </w:tcPr>
          <w:p w:rsidRPr="0093718C" w:rsidR="004A3ACC" w:rsidP="004A3ACC" w:rsidRDefault="004A3ACC" w14:paraId="0A43A91B" w14:textId="28F0F8EA">
            <w:pPr>
              <w:spacing w:line="360" w:lineRule="auto"/>
              <w:rPr>
                <w:rFonts w:ascii="Arial" w:hAnsi="Arial" w:cs="Arial"/>
                <w:sz w:val="22"/>
                <w:szCs w:val="22"/>
              </w:rPr>
            </w:pPr>
            <w:r w:rsidRPr="0093718C">
              <w:rPr>
                <w:rFonts w:ascii="Arial" w:hAnsi="Arial" w:cs="Arial"/>
                <w:sz w:val="22"/>
                <w:szCs w:val="22"/>
              </w:rPr>
              <w:t>Patterns</w:t>
            </w:r>
          </w:p>
        </w:tc>
        <w:tc>
          <w:tcPr>
            <w:tcW w:w="1402" w:type="dxa"/>
            <w:tcBorders>
              <w:top w:val="nil"/>
              <w:bottom w:val="nil"/>
              <w:right w:val="single" w:color="auto" w:sz="4" w:space="0"/>
            </w:tcBorders>
          </w:tcPr>
          <w:p w:rsidRPr="0093718C" w:rsidR="004A3ACC" w:rsidP="004A3ACC" w:rsidRDefault="004A3ACC" w14:paraId="60BB354B" w14:textId="77777777">
            <w:pPr>
              <w:spacing w:line="360" w:lineRule="auto"/>
              <w:rPr>
                <w:rFonts w:ascii="Arial" w:hAnsi="Arial" w:cs="Arial"/>
                <w:sz w:val="22"/>
                <w:szCs w:val="22"/>
              </w:rPr>
            </w:pPr>
            <w:r w:rsidRPr="0093718C">
              <w:rPr>
                <w:rFonts w:ascii="Arial" w:hAnsi="Arial" w:cs="Arial"/>
                <w:sz w:val="22"/>
                <w:szCs w:val="22"/>
              </w:rPr>
              <w:t>0.097</w:t>
            </w:r>
          </w:p>
        </w:tc>
        <w:tc>
          <w:tcPr>
            <w:tcW w:w="1122" w:type="dxa"/>
            <w:tcBorders>
              <w:left w:val="single" w:color="auto" w:sz="4" w:space="0"/>
              <w:right w:val="single" w:color="auto" w:sz="4" w:space="0"/>
            </w:tcBorders>
          </w:tcPr>
          <w:p w:rsidRPr="0093718C" w:rsidR="004A3ACC" w:rsidP="004A3ACC" w:rsidRDefault="004A3ACC" w14:paraId="08F858D7" w14:textId="77777777">
            <w:pPr>
              <w:spacing w:line="360" w:lineRule="auto"/>
              <w:rPr>
                <w:rFonts w:ascii="Arial" w:hAnsi="Arial" w:cs="Arial"/>
                <w:sz w:val="2"/>
                <w:szCs w:val="2"/>
              </w:rPr>
            </w:pPr>
          </w:p>
        </w:tc>
        <w:tc>
          <w:tcPr>
            <w:tcW w:w="1546" w:type="dxa"/>
            <w:tcBorders>
              <w:top w:val="nil"/>
              <w:left w:val="single" w:color="auto" w:sz="4" w:space="0"/>
              <w:bottom w:val="nil"/>
              <w:right w:val="nil"/>
            </w:tcBorders>
          </w:tcPr>
          <w:p w:rsidRPr="0093718C" w:rsidR="004A3ACC" w:rsidP="004A3ACC" w:rsidRDefault="004A3ACC" w14:paraId="3A74D45F" w14:textId="4DBEA857">
            <w:pPr>
              <w:spacing w:line="360" w:lineRule="auto"/>
              <w:rPr>
                <w:rFonts w:ascii="Arial" w:hAnsi="Arial" w:cs="Arial"/>
                <w:sz w:val="22"/>
                <w:szCs w:val="22"/>
              </w:rPr>
            </w:pPr>
            <w:r w:rsidRPr="0093718C">
              <w:rPr>
                <w:rFonts w:ascii="Arial" w:hAnsi="Arial" w:cs="Arial"/>
                <w:sz w:val="22"/>
                <w:szCs w:val="22"/>
              </w:rPr>
              <w:t>Patterns</w:t>
            </w:r>
          </w:p>
        </w:tc>
        <w:tc>
          <w:tcPr>
            <w:tcW w:w="1402" w:type="dxa"/>
            <w:tcBorders>
              <w:top w:val="nil"/>
              <w:left w:val="nil"/>
              <w:bottom w:val="nil"/>
              <w:right w:val="single" w:color="auto" w:sz="4" w:space="0"/>
            </w:tcBorders>
          </w:tcPr>
          <w:p w:rsidRPr="0093718C" w:rsidR="004A3ACC" w:rsidP="004A3ACC" w:rsidRDefault="004A3ACC" w14:paraId="2F04170E" w14:textId="202D8F76">
            <w:pPr>
              <w:spacing w:line="360" w:lineRule="auto"/>
              <w:rPr>
                <w:rFonts w:ascii="Arial" w:hAnsi="Arial" w:cs="Arial"/>
                <w:sz w:val="22"/>
                <w:szCs w:val="22"/>
              </w:rPr>
            </w:pPr>
            <w:r w:rsidRPr="0093718C">
              <w:rPr>
                <w:rFonts w:ascii="Arial" w:hAnsi="Arial" w:cs="Arial"/>
                <w:sz w:val="22"/>
                <w:szCs w:val="22"/>
              </w:rPr>
              <w:t>0.1749</w:t>
            </w:r>
          </w:p>
        </w:tc>
      </w:tr>
      <w:tr w:rsidRPr="0093718C" w:rsidR="004A3ACC" w:rsidTr="004A3ACC" w14:paraId="29BC23EA" w14:textId="77777777">
        <w:trPr>
          <w:trHeight w:val="144"/>
        </w:trPr>
        <w:tc>
          <w:tcPr>
            <w:tcW w:w="3029" w:type="dxa"/>
            <w:tcBorders>
              <w:top w:val="nil"/>
              <w:bottom w:val="nil"/>
            </w:tcBorders>
          </w:tcPr>
          <w:p w:rsidRPr="0093718C" w:rsidR="004A3ACC" w:rsidP="004A3ACC" w:rsidRDefault="004A3ACC" w14:paraId="3E8D7C59" w14:textId="2341A910">
            <w:pPr>
              <w:spacing w:line="360" w:lineRule="auto"/>
              <w:rPr>
                <w:rFonts w:ascii="Arial" w:hAnsi="Arial" w:cs="Arial"/>
                <w:sz w:val="22"/>
                <w:szCs w:val="22"/>
              </w:rPr>
            </w:pPr>
            <w:proofErr w:type="spellStart"/>
            <w:r w:rsidRPr="0093718C">
              <w:rPr>
                <w:rFonts w:ascii="Arial" w:hAnsi="Arial" w:cs="Arial"/>
                <w:sz w:val="22"/>
                <w:szCs w:val="22"/>
              </w:rPr>
              <w:t>Sleeve_style</w:t>
            </w:r>
            <w:proofErr w:type="spellEnd"/>
          </w:p>
        </w:tc>
        <w:tc>
          <w:tcPr>
            <w:tcW w:w="1402" w:type="dxa"/>
            <w:tcBorders>
              <w:top w:val="nil"/>
              <w:bottom w:val="nil"/>
              <w:right w:val="single" w:color="auto" w:sz="4" w:space="0"/>
            </w:tcBorders>
          </w:tcPr>
          <w:p w:rsidRPr="0093718C" w:rsidR="004A3ACC" w:rsidP="004A3ACC" w:rsidRDefault="004A3ACC" w14:paraId="54E8466F" w14:textId="77777777">
            <w:pPr>
              <w:spacing w:line="360" w:lineRule="auto"/>
              <w:rPr>
                <w:rFonts w:ascii="Arial" w:hAnsi="Arial" w:cs="Arial"/>
                <w:sz w:val="22"/>
                <w:szCs w:val="22"/>
              </w:rPr>
            </w:pPr>
            <w:r w:rsidRPr="0093718C">
              <w:rPr>
                <w:rFonts w:ascii="Arial" w:hAnsi="Arial" w:cs="Arial"/>
                <w:sz w:val="22"/>
                <w:szCs w:val="22"/>
              </w:rPr>
              <w:t>0.0689</w:t>
            </w:r>
          </w:p>
        </w:tc>
        <w:tc>
          <w:tcPr>
            <w:tcW w:w="1122" w:type="dxa"/>
            <w:tcBorders>
              <w:left w:val="single" w:color="auto" w:sz="4" w:space="0"/>
              <w:right w:val="single" w:color="auto" w:sz="4" w:space="0"/>
            </w:tcBorders>
          </w:tcPr>
          <w:p w:rsidRPr="0093718C" w:rsidR="004A3ACC" w:rsidP="004A3ACC" w:rsidRDefault="004A3ACC" w14:paraId="6DE303F0" w14:textId="77777777">
            <w:pPr>
              <w:spacing w:line="360" w:lineRule="auto"/>
              <w:rPr>
                <w:rFonts w:ascii="Arial" w:hAnsi="Arial" w:cs="Arial"/>
                <w:sz w:val="2"/>
                <w:szCs w:val="2"/>
              </w:rPr>
            </w:pPr>
          </w:p>
        </w:tc>
        <w:tc>
          <w:tcPr>
            <w:tcW w:w="1546" w:type="dxa"/>
            <w:tcBorders>
              <w:top w:val="nil"/>
              <w:left w:val="single" w:color="auto" w:sz="4" w:space="0"/>
              <w:bottom w:val="single" w:color="auto" w:sz="4" w:space="0"/>
            </w:tcBorders>
          </w:tcPr>
          <w:p w:rsidRPr="0093718C" w:rsidR="004A3ACC" w:rsidP="004A3ACC" w:rsidRDefault="004A3ACC" w14:paraId="391AF271" w14:textId="369BE69F">
            <w:pPr>
              <w:spacing w:line="360" w:lineRule="auto"/>
              <w:rPr>
                <w:rFonts w:ascii="Arial" w:hAnsi="Arial" w:cs="Arial"/>
                <w:sz w:val="22"/>
                <w:szCs w:val="22"/>
              </w:rPr>
            </w:pPr>
            <w:r w:rsidRPr="0093718C">
              <w:rPr>
                <w:rFonts w:ascii="Arial" w:hAnsi="Arial" w:cs="Arial"/>
                <w:sz w:val="22"/>
                <w:szCs w:val="22"/>
              </w:rPr>
              <w:t>Sleeve style</w:t>
            </w:r>
          </w:p>
        </w:tc>
        <w:tc>
          <w:tcPr>
            <w:tcW w:w="1402" w:type="dxa"/>
            <w:tcBorders>
              <w:top w:val="nil"/>
              <w:bottom w:val="single" w:color="auto" w:sz="4" w:space="0"/>
              <w:right w:val="single" w:color="auto" w:sz="4" w:space="0"/>
            </w:tcBorders>
          </w:tcPr>
          <w:p w:rsidRPr="0093718C" w:rsidR="004A3ACC" w:rsidP="004A3ACC" w:rsidRDefault="004A3ACC" w14:paraId="59D3B463" w14:textId="1D587D35">
            <w:pPr>
              <w:spacing w:line="360" w:lineRule="auto"/>
              <w:rPr>
                <w:rFonts w:ascii="Arial" w:hAnsi="Arial" w:cs="Arial"/>
                <w:sz w:val="22"/>
                <w:szCs w:val="22"/>
              </w:rPr>
            </w:pPr>
            <w:r w:rsidRPr="0093718C">
              <w:rPr>
                <w:rFonts w:ascii="Arial" w:hAnsi="Arial" w:cs="Arial"/>
                <w:sz w:val="22"/>
                <w:szCs w:val="22"/>
              </w:rPr>
              <w:t>0.091</w:t>
            </w:r>
          </w:p>
        </w:tc>
      </w:tr>
      <w:tr w:rsidRPr="0093718C" w:rsidR="004A3ACC" w:rsidTr="004A3ACC" w14:paraId="5FBBB892" w14:textId="77777777">
        <w:trPr>
          <w:trHeight w:val="144"/>
        </w:trPr>
        <w:tc>
          <w:tcPr>
            <w:tcW w:w="3029" w:type="dxa"/>
            <w:tcBorders>
              <w:top w:val="nil"/>
              <w:bottom w:val="nil"/>
            </w:tcBorders>
          </w:tcPr>
          <w:p w:rsidRPr="0093718C" w:rsidR="004A3ACC" w:rsidP="004A3ACC" w:rsidRDefault="004A3ACC" w14:paraId="31BA9BB4" w14:textId="73EDF263">
            <w:pPr>
              <w:spacing w:line="360" w:lineRule="auto"/>
              <w:rPr>
                <w:rFonts w:ascii="Arial" w:hAnsi="Arial" w:cs="Arial"/>
                <w:sz w:val="22"/>
                <w:szCs w:val="22"/>
              </w:rPr>
            </w:pPr>
            <w:r w:rsidRPr="0093718C">
              <w:rPr>
                <w:rFonts w:ascii="Arial" w:hAnsi="Arial" w:cs="Arial"/>
                <w:sz w:val="22"/>
                <w:szCs w:val="22"/>
              </w:rPr>
              <w:t>Formality</w:t>
            </w:r>
          </w:p>
        </w:tc>
        <w:tc>
          <w:tcPr>
            <w:tcW w:w="1402" w:type="dxa"/>
            <w:tcBorders>
              <w:top w:val="nil"/>
              <w:bottom w:val="nil"/>
              <w:right w:val="single" w:color="auto" w:sz="4" w:space="0"/>
            </w:tcBorders>
          </w:tcPr>
          <w:p w:rsidRPr="0093718C" w:rsidR="004A3ACC" w:rsidP="004A3ACC" w:rsidRDefault="004A3ACC" w14:paraId="5EF41E1B" w14:textId="77777777">
            <w:pPr>
              <w:spacing w:line="360" w:lineRule="auto"/>
              <w:rPr>
                <w:rFonts w:ascii="Arial" w:hAnsi="Arial" w:cs="Arial"/>
                <w:sz w:val="22"/>
                <w:szCs w:val="22"/>
              </w:rPr>
            </w:pPr>
            <w:r w:rsidRPr="0093718C">
              <w:rPr>
                <w:rFonts w:ascii="Arial" w:hAnsi="Arial" w:cs="Arial"/>
                <w:sz w:val="22"/>
                <w:szCs w:val="22"/>
              </w:rPr>
              <w:t>0.0671</w:t>
            </w:r>
          </w:p>
        </w:tc>
        <w:tc>
          <w:tcPr>
            <w:tcW w:w="1122" w:type="dxa"/>
            <w:tcBorders>
              <w:left w:val="single" w:color="auto" w:sz="4" w:space="0"/>
            </w:tcBorders>
          </w:tcPr>
          <w:p w:rsidRPr="0093718C" w:rsidR="004A3ACC" w:rsidP="004A3ACC" w:rsidRDefault="004A3ACC" w14:paraId="5633EA38" w14:textId="77777777">
            <w:pPr>
              <w:spacing w:line="360" w:lineRule="auto"/>
              <w:rPr>
                <w:rFonts w:ascii="Arial" w:hAnsi="Arial" w:cs="Arial"/>
                <w:sz w:val="2"/>
                <w:szCs w:val="2"/>
              </w:rPr>
            </w:pPr>
          </w:p>
        </w:tc>
        <w:tc>
          <w:tcPr>
            <w:tcW w:w="1546" w:type="dxa"/>
            <w:tcBorders>
              <w:top w:val="single" w:color="auto" w:sz="4" w:space="0"/>
              <w:bottom w:val="nil"/>
            </w:tcBorders>
          </w:tcPr>
          <w:p w:rsidRPr="0093718C" w:rsidR="004A3ACC" w:rsidP="004A3ACC" w:rsidRDefault="004A3ACC" w14:paraId="20AD3C37" w14:textId="0C7DB475">
            <w:pPr>
              <w:spacing w:line="360" w:lineRule="auto"/>
              <w:rPr>
                <w:rFonts w:ascii="Arial" w:hAnsi="Arial" w:cs="Arial"/>
                <w:sz w:val="22"/>
                <w:szCs w:val="22"/>
              </w:rPr>
            </w:pPr>
          </w:p>
        </w:tc>
        <w:tc>
          <w:tcPr>
            <w:tcW w:w="1402" w:type="dxa"/>
            <w:tcBorders>
              <w:top w:val="single" w:color="auto" w:sz="4" w:space="0"/>
              <w:bottom w:val="nil"/>
              <w:right w:val="nil"/>
            </w:tcBorders>
          </w:tcPr>
          <w:p w:rsidRPr="0093718C" w:rsidR="004A3ACC" w:rsidP="004A3ACC" w:rsidRDefault="004A3ACC" w14:paraId="30EBC39A" w14:textId="77777777">
            <w:pPr>
              <w:spacing w:line="360" w:lineRule="auto"/>
              <w:rPr>
                <w:rFonts w:ascii="Arial" w:hAnsi="Arial" w:cs="Arial"/>
                <w:sz w:val="22"/>
                <w:szCs w:val="22"/>
              </w:rPr>
            </w:pPr>
          </w:p>
        </w:tc>
      </w:tr>
      <w:tr w:rsidRPr="0093718C" w:rsidR="004A3ACC" w:rsidTr="004A3ACC" w14:paraId="1F4336C6" w14:textId="77777777">
        <w:trPr>
          <w:trHeight w:val="144"/>
        </w:trPr>
        <w:tc>
          <w:tcPr>
            <w:tcW w:w="3029" w:type="dxa"/>
            <w:tcBorders>
              <w:top w:val="nil"/>
              <w:bottom w:val="nil"/>
            </w:tcBorders>
          </w:tcPr>
          <w:p w:rsidRPr="0093718C" w:rsidR="004A3ACC" w:rsidP="004A3ACC" w:rsidRDefault="004A3ACC" w14:paraId="3FA499C6" w14:textId="04220914">
            <w:pPr>
              <w:spacing w:line="360" w:lineRule="auto"/>
              <w:rPr>
                <w:rFonts w:ascii="Arial" w:hAnsi="Arial" w:cs="Arial"/>
                <w:sz w:val="22"/>
                <w:szCs w:val="22"/>
              </w:rPr>
            </w:pPr>
            <w:proofErr w:type="spellStart"/>
            <w:r w:rsidRPr="0093718C">
              <w:rPr>
                <w:rFonts w:ascii="Arial" w:hAnsi="Arial" w:cs="Arial"/>
                <w:sz w:val="22"/>
                <w:szCs w:val="22"/>
              </w:rPr>
              <w:t>Details_and_embellishments</w:t>
            </w:r>
            <w:proofErr w:type="spellEnd"/>
          </w:p>
        </w:tc>
        <w:tc>
          <w:tcPr>
            <w:tcW w:w="1402" w:type="dxa"/>
            <w:tcBorders>
              <w:top w:val="nil"/>
              <w:bottom w:val="nil"/>
              <w:right w:val="single" w:color="auto" w:sz="4" w:space="0"/>
            </w:tcBorders>
          </w:tcPr>
          <w:p w:rsidRPr="0093718C" w:rsidR="004A3ACC" w:rsidP="004A3ACC" w:rsidRDefault="004A3ACC" w14:paraId="28AC0784" w14:textId="77777777">
            <w:pPr>
              <w:spacing w:line="360" w:lineRule="auto"/>
              <w:rPr>
                <w:rFonts w:ascii="Arial" w:hAnsi="Arial" w:cs="Arial"/>
                <w:sz w:val="22"/>
                <w:szCs w:val="22"/>
              </w:rPr>
            </w:pPr>
            <w:r w:rsidRPr="0093718C">
              <w:rPr>
                <w:rFonts w:ascii="Arial" w:hAnsi="Arial" w:cs="Arial"/>
                <w:sz w:val="22"/>
                <w:szCs w:val="22"/>
              </w:rPr>
              <w:t>0.0612</w:t>
            </w:r>
          </w:p>
        </w:tc>
        <w:tc>
          <w:tcPr>
            <w:tcW w:w="1122" w:type="dxa"/>
            <w:tcBorders>
              <w:left w:val="single" w:color="auto" w:sz="4" w:space="0"/>
            </w:tcBorders>
          </w:tcPr>
          <w:p w:rsidRPr="0093718C" w:rsidR="004A3ACC" w:rsidP="004A3ACC" w:rsidRDefault="004A3ACC" w14:paraId="6AA90A79"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7203B4A5"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13362557" w14:textId="77777777">
            <w:pPr>
              <w:spacing w:line="360" w:lineRule="auto"/>
              <w:rPr>
                <w:rFonts w:ascii="Arial" w:hAnsi="Arial" w:cs="Arial"/>
                <w:sz w:val="22"/>
                <w:szCs w:val="22"/>
              </w:rPr>
            </w:pPr>
          </w:p>
        </w:tc>
      </w:tr>
      <w:tr w:rsidRPr="0093718C" w:rsidR="004A3ACC" w:rsidTr="004A3ACC" w14:paraId="446FFA7E" w14:textId="77777777">
        <w:trPr>
          <w:trHeight w:val="144"/>
        </w:trPr>
        <w:tc>
          <w:tcPr>
            <w:tcW w:w="3029" w:type="dxa"/>
            <w:tcBorders>
              <w:top w:val="nil"/>
              <w:bottom w:val="nil"/>
            </w:tcBorders>
          </w:tcPr>
          <w:p w:rsidRPr="0093718C" w:rsidR="004A3ACC" w:rsidP="004A3ACC" w:rsidRDefault="004A3ACC" w14:paraId="70991E4C" w14:textId="4906722B">
            <w:pPr>
              <w:spacing w:line="360" w:lineRule="auto"/>
              <w:rPr>
                <w:rFonts w:ascii="Arial" w:hAnsi="Arial" w:cs="Arial"/>
                <w:sz w:val="22"/>
                <w:szCs w:val="22"/>
              </w:rPr>
            </w:pPr>
            <w:proofErr w:type="spellStart"/>
            <w:r w:rsidRPr="0093718C">
              <w:rPr>
                <w:rFonts w:ascii="Arial" w:hAnsi="Arial" w:cs="Arial"/>
                <w:sz w:val="22"/>
                <w:szCs w:val="22"/>
              </w:rPr>
              <w:t>Occasion_suitability</w:t>
            </w:r>
            <w:proofErr w:type="spellEnd"/>
          </w:p>
        </w:tc>
        <w:tc>
          <w:tcPr>
            <w:tcW w:w="1402" w:type="dxa"/>
            <w:tcBorders>
              <w:top w:val="nil"/>
              <w:bottom w:val="nil"/>
              <w:right w:val="single" w:color="auto" w:sz="4" w:space="0"/>
            </w:tcBorders>
          </w:tcPr>
          <w:p w:rsidRPr="0093718C" w:rsidR="004A3ACC" w:rsidP="004A3ACC" w:rsidRDefault="004A3ACC" w14:paraId="3D2C37AE" w14:textId="77777777">
            <w:pPr>
              <w:spacing w:line="360" w:lineRule="auto"/>
              <w:rPr>
                <w:rFonts w:ascii="Arial" w:hAnsi="Arial" w:cs="Arial"/>
                <w:sz w:val="22"/>
                <w:szCs w:val="22"/>
              </w:rPr>
            </w:pPr>
            <w:r w:rsidRPr="0093718C">
              <w:rPr>
                <w:rFonts w:ascii="Arial" w:hAnsi="Arial" w:cs="Arial"/>
                <w:sz w:val="22"/>
                <w:szCs w:val="22"/>
              </w:rPr>
              <w:t>0.0589</w:t>
            </w:r>
          </w:p>
        </w:tc>
        <w:tc>
          <w:tcPr>
            <w:tcW w:w="1122" w:type="dxa"/>
            <w:tcBorders>
              <w:left w:val="single" w:color="auto" w:sz="4" w:space="0"/>
            </w:tcBorders>
          </w:tcPr>
          <w:p w:rsidRPr="0093718C" w:rsidR="004A3ACC" w:rsidP="004A3ACC" w:rsidRDefault="004A3ACC" w14:paraId="6460E19B"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73BBD784"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0847C57D" w14:textId="77777777">
            <w:pPr>
              <w:spacing w:line="360" w:lineRule="auto"/>
              <w:rPr>
                <w:rFonts w:ascii="Arial" w:hAnsi="Arial" w:cs="Arial"/>
                <w:sz w:val="22"/>
                <w:szCs w:val="22"/>
              </w:rPr>
            </w:pPr>
          </w:p>
        </w:tc>
      </w:tr>
      <w:tr w:rsidRPr="0093718C" w:rsidR="004A3ACC" w:rsidTr="004A3ACC" w14:paraId="11C46A4C" w14:textId="77777777">
        <w:trPr>
          <w:trHeight w:val="144"/>
        </w:trPr>
        <w:tc>
          <w:tcPr>
            <w:tcW w:w="3029" w:type="dxa"/>
            <w:tcBorders>
              <w:top w:val="nil"/>
              <w:bottom w:val="nil"/>
            </w:tcBorders>
          </w:tcPr>
          <w:p w:rsidRPr="0093718C" w:rsidR="004A3ACC" w:rsidP="004A3ACC" w:rsidRDefault="004A3ACC" w14:paraId="16E98273" w14:textId="3F08F20E">
            <w:pPr>
              <w:spacing w:line="360" w:lineRule="auto"/>
              <w:rPr>
                <w:rFonts w:ascii="Arial" w:hAnsi="Arial" w:cs="Arial"/>
                <w:sz w:val="22"/>
                <w:szCs w:val="22"/>
              </w:rPr>
            </w:pPr>
            <w:r w:rsidRPr="0093718C">
              <w:rPr>
                <w:rFonts w:ascii="Arial" w:hAnsi="Arial" w:cs="Arial"/>
                <w:sz w:val="22"/>
                <w:szCs w:val="22"/>
              </w:rPr>
              <w:t>Fit</w:t>
            </w:r>
          </w:p>
        </w:tc>
        <w:tc>
          <w:tcPr>
            <w:tcW w:w="1402" w:type="dxa"/>
            <w:tcBorders>
              <w:top w:val="nil"/>
              <w:bottom w:val="nil"/>
              <w:right w:val="single" w:color="auto" w:sz="4" w:space="0"/>
            </w:tcBorders>
          </w:tcPr>
          <w:p w:rsidRPr="0093718C" w:rsidR="004A3ACC" w:rsidP="004A3ACC" w:rsidRDefault="004A3ACC" w14:paraId="173E44FB" w14:textId="77777777">
            <w:pPr>
              <w:spacing w:line="360" w:lineRule="auto"/>
              <w:rPr>
                <w:rFonts w:ascii="Arial" w:hAnsi="Arial" w:cs="Arial"/>
                <w:sz w:val="22"/>
                <w:szCs w:val="22"/>
              </w:rPr>
            </w:pPr>
            <w:r w:rsidRPr="0093718C">
              <w:rPr>
                <w:rFonts w:ascii="Arial" w:hAnsi="Arial" w:cs="Arial"/>
                <w:sz w:val="22"/>
                <w:szCs w:val="22"/>
              </w:rPr>
              <w:t>0.0428</w:t>
            </w:r>
          </w:p>
        </w:tc>
        <w:tc>
          <w:tcPr>
            <w:tcW w:w="1122" w:type="dxa"/>
            <w:tcBorders>
              <w:left w:val="single" w:color="auto" w:sz="4" w:space="0"/>
              <w:bottom w:val="nil"/>
            </w:tcBorders>
          </w:tcPr>
          <w:p w:rsidRPr="0093718C" w:rsidR="004A3ACC" w:rsidP="004A3ACC" w:rsidRDefault="004A3ACC" w14:paraId="4AE9046F"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685BF974"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2B7DBCE5" w14:textId="77777777">
            <w:pPr>
              <w:spacing w:line="360" w:lineRule="auto"/>
              <w:rPr>
                <w:rFonts w:ascii="Arial" w:hAnsi="Arial" w:cs="Arial"/>
                <w:sz w:val="22"/>
                <w:szCs w:val="22"/>
              </w:rPr>
            </w:pPr>
          </w:p>
        </w:tc>
      </w:tr>
      <w:tr w:rsidRPr="0093718C" w:rsidR="004A3ACC" w:rsidTr="004A3ACC" w14:paraId="041C6DB8" w14:textId="77777777">
        <w:trPr>
          <w:trHeight w:val="144"/>
        </w:trPr>
        <w:tc>
          <w:tcPr>
            <w:tcW w:w="3029" w:type="dxa"/>
            <w:tcBorders>
              <w:top w:val="nil"/>
              <w:bottom w:val="nil"/>
            </w:tcBorders>
          </w:tcPr>
          <w:p w:rsidRPr="0093718C" w:rsidR="004A3ACC" w:rsidP="004A3ACC" w:rsidRDefault="004A3ACC" w14:paraId="372E9590" w14:textId="01857F3D">
            <w:pPr>
              <w:spacing w:line="360" w:lineRule="auto"/>
              <w:rPr>
                <w:rFonts w:ascii="Arial" w:hAnsi="Arial" w:cs="Arial"/>
                <w:sz w:val="22"/>
                <w:szCs w:val="22"/>
              </w:rPr>
            </w:pPr>
            <w:r w:rsidRPr="0093718C">
              <w:rPr>
                <w:rFonts w:ascii="Arial" w:hAnsi="Arial" w:cs="Arial"/>
                <w:sz w:val="22"/>
                <w:szCs w:val="22"/>
              </w:rPr>
              <w:t>Type</w:t>
            </w:r>
          </w:p>
        </w:tc>
        <w:tc>
          <w:tcPr>
            <w:tcW w:w="1402" w:type="dxa"/>
            <w:tcBorders>
              <w:top w:val="nil"/>
              <w:bottom w:val="nil"/>
              <w:right w:val="single" w:color="auto" w:sz="4" w:space="0"/>
            </w:tcBorders>
          </w:tcPr>
          <w:p w:rsidRPr="0093718C" w:rsidR="004A3ACC" w:rsidP="004A3ACC" w:rsidRDefault="004A3ACC" w14:paraId="112C98BF" w14:textId="77777777">
            <w:pPr>
              <w:spacing w:line="360" w:lineRule="auto"/>
              <w:rPr>
                <w:rFonts w:ascii="Arial" w:hAnsi="Arial" w:cs="Arial"/>
                <w:sz w:val="22"/>
                <w:szCs w:val="22"/>
              </w:rPr>
            </w:pPr>
            <w:r w:rsidRPr="0093718C">
              <w:rPr>
                <w:rFonts w:ascii="Arial" w:hAnsi="Arial" w:cs="Arial"/>
                <w:sz w:val="22"/>
                <w:szCs w:val="22"/>
              </w:rPr>
              <w:t>0.039</w:t>
            </w:r>
          </w:p>
        </w:tc>
        <w:tc>
          <w:tcPr>
            <w:tcW w:w="1122" w:type="dxa"/>
            <w:tcBorders>
              <w:top w:val="nil"/>
              <w:left w:val="single" w:color="auto" w:sz="4" w:space="0"/>
              <w:bottom w:val="nil"/>
            </w:tcBorders>
          </w:tcPr>
          <w:p w:rsidRPr="0093718C" w:rsidR="004A3ACC" w:rsidP="004A3ACC" w:rsidRDefault="004A3ACC" w14:paraId="76EC8C48"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6BCEAF7F"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732F9963" w14:textId="77777777">
            <w:pPr>
              <w:spacing w:line="360" w:lineRule="auto"/>
              <w:rPr>
                <w:rFonts w:ascii="Arial" w:hAnsi="Arial" w:cs="Arial"/>
                <w:sz w:val="22"/>
                <w:szCs w:val="22"/>
              </w:rPr>
            </w:pPr>
          </w:p>
        </w:tc>
      </w:tr>
      <w:tr w:rsidRPr="0093718C" w:rsidR="004A3ACC" w:rsidTr="004A3ACC" w14:paraId="2A71A17F" w14:textId="77777777">
        <w:trPr>
          <w:trHeight w:val="144"/>
        </w:trPr>
        <w:tc>
          <w:tcPr>
            <w:tcW w:w="3029" w:type="dxa"/>
            <w:tcBorders>
              <w:top w:val="nil"/>
              <w:bottom w:val="nil"/>
            </w:tcBorders>
          </w:tcPr>
          <w:p w:rsidRPr="0093718C" w:rsidR="004A3ACC" w:rsidP="004A3ACC" w:rsidRDefault="004A3ACC" w14:paraId="51A9DDF8" w14:textId="77777777">
            <w:pPr>
              <w:spacing w:line="360" w:lineRule="auto"/>
              <w:rPr>
                <w:rFonts w:ascii="Arial" w:hAnsi="Arial" w:cs="Arial"/>
                <w:sz w:val="22"/>
                <w:szCs w:val="22"/>
              </w:rPr>
            </w:pPr>
            <w:r w:rsidRPr="0093718C">
              <w:rPr>
                <w:rFonts w:ascii="Arial" w:hAnsi="Arial" w:cs="Arial"/>
                <w:sz w:val="22"/>
                <w:szCs w:val="22"/>
              </w:rPr>
              <w:t>Shape</w:t>
            </w:r>
          </w:p>
        </w:tc>
        <w:tc>
          <w:tcPr>
            <w:tcW w:w="1402" w:type="dxa"/>
            <w:tcBorders>
              <w:top w:val="nil"/>
              <w:bottom w:val="nil"/>
              <w:right w:val="single" w:color="auto" w:sz="4" w:space="0"/>
            </w:tcBorders>
          </w:tcPr>
          <w:p w:rsidRPr="0093718C" w:rsidR="004A3ACC" w:rsidP="004A3ACC" w:rsidRDefault="004A3ACC" w14:paraId="7CB560C9" w14:textId="77777777">
            <w:pPr>
              <w:spacing w:line="360" w:lineRule="auto"/>
              <w:rPr>
                <w:rFonts w:ascii="Arial" w:hAnsi="Arial" w:cs="Arial"/>
                <w:sz w:val="22"/>
                <w:szCs w:val="22"/>
              </w:rPr>
            </w:pPr>
            <w:r w:rsidRPr="0093718C">
              <w:rPr>
                <w:rFonts w:ascii="Arial" w:hAnsi="Arial" w:cs="Arial"/>
                <w:sz w:val="22"/>
                <w:szCs w:val="22"/>
              </w:rPr>
              <w:t>0.0362</w:t>
            </w:r>
          </w:p>
        </w:tc>
        <w:tc>
          <w:tcPr>
            <w:tcW w:w="1122" w:type="dxa"/>
            <w:tcBorders>
              <w:top w:val="nil"/>
              <w:left w:val="single" w:color="auto" w:sz="4" w:space="0"/>
            </w:tcBorders>
          </w:tcPr>
          <w:p w:rsidRPr="0093718C" w:rsidR="004A3ACC" w:rsidP="004A3ACC" w:rsidRDefault="004A3ACC" w14:paraId="554EFC39"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522F04A0"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70D159DF" w14:textId="77777777">
            <w:pPr>
              <w:spacing w:line="360" w:lineRule="auto"/>
              <w:rPr>
                <w:rFonts w:ascii="Arial" w:hAnsi="Arial" w:cs="Arial"/>
                <w:sz w:val="22"/>
                <w:szCs w:val="22"/>
              </w:rPr>
            </w:pPr>
          </w:p>
        </w:tc>
      </w:tr>
      <w:tr w:rsidRPr="0093718C" w:rsidR="004A3ACC" w:rsidTr="004A3ACC" w14:paraId="1A4B797F" w14:textId="77777777">
        <w:trPr>
          <w:trHeight w:val="144"/>
        </w:trPr>
        <w:tc>
          <w:tcPr>
            <w:tcW w:w="3029" w:type="dxa"/>
            <w:tcBorders>
              <w:top w:val="nil"/>
              <w:bottom w:val="nil"/>
            </w:tcBorders>
          </w:tcPr>
          <w:p w:rsidRPr="0093718C" w:rsidR="004A3ACC" w:rsidP="004A3ACC" w:rsidRDefault="004A3ACC" w14:paraId="644D44C0" w14:textId="27BA6D63">
            <w:pPr>
              <w:spacing w:line="360" w:lineRule="auto"/>
              <w:rPr>
                <w:rFonts w:ascii="Arial" w:hAnsi="Arial" w:cs="Arial"/>
                <w:sz w:val="22"/>
                <w:szCs w:val="22"/>
              </w:rPr>
            </w:pPr>
            <w:r w:rsidRPr="0093718C">
              <w:rPr>
                <w:rFonts w:ascii="Arial" w:hAnsi="Arial" w:cs="Arial"/>
                <w:sz w:val="22"/>
                <w:szCs w:val="22"/>
              </w:rPr>
              <w:t>Pockets</w:t>
            </w:r>
          </w:p>
        </w:tc>
        <w:tc>
          <w:tcPr>
            <w:tcW w:w="1402" w:type="dxa"/>
            <w:tcBorders>
              <w:top w:val="nil"/>
              <w:bottom w:val="nil"/>
              <w:right w:val="single" w:color="auto" w:sz="4" w:space="0"/>
            </w:tcBorders>
          </w:tcPr>
          <w:p w:rsidRPr="0093718C" w:rsidR="004A3ACC" w:rsidP="004A3ACC" w:rsidRDefault="004A3ACC" w14:paraId="03535BC3" w14:textId="77777777">
            <w:pPr>
              <w:spacing w:line="360" w:lineRule="auto"/>
              <w:rPr>
                <w:rFonts w:ascii="Arial" w:hAnsi="Arial" w:cs="Arial"/>
                <w:sz w:val="22"/>
                <w:szCs w:val="22"/>
              </w:rPr>
            </w:pPr>
            <w:r w:rsidRPr="0093718C">
              <w:rPr>
                <w:rFonts w:ascii="Arial" w:hAnsi="Arial" w:cs="Arial"/>
                <w:sz w:val="22"/>
                <w:szCs w:val="22"/>
              </w:rPr>
              <w:t>0.0314</w:t>
            </w:r>
          </w:p>
        </w:tc>
        <w:tc>
          <w:tcPr>
            <w:tcW w:w="1122" w:type="dxa"/>
            <w:tcBorders>
              <w:left w:val="single" w:color="auto" w:sz="4" w:space="0"/>
            </w:tcBorders>
          </w:tcPr>
          <w:p w:rsidRPr="0093718C" w:rsidR="004A3ACC" w:rsidP="004A3ACC" w:rsidRDefault="004A3ACC" w14:paraId="2FF3EB6F"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3B9BBF85"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610F12A7" w14:textId="77777777">
            <w:pPr>
              <w:spacing w:line="360" w:lineRule="auto"/>
              <w:rPr>
                <w:rFonts w:ascii="Arial" w:hAnsi="Arial" w:cs="Arial"/>
                <w:sz w:val="22"/>
                <w:szCs w:val="22"/>
              </w:rPr>
            </w:pPr>
          </w:p>
        </w:tc>
      </w:tr>
      <w:tr w:rsidRPr="0093718C" w:rsidR="004A3ACC" w:rsidTr="004A3ACC" w14:paraId="197A2DD6" w14:textId="77777777">
        <w:trPr>
          <w:trHeight w:val="144"/>
        </w:trPr>
        <w:tc>
          <w:tcPr>
            <w:tcW w:w="3029" w:type="dxa"/>
            <w:tcBorders>
              <w:top w:val="nil"/>
              <w:bottom w:val="nil"/>
            </w:tcBorders>
          </w:tcPr>
          <w:p w:rsidRPr="0093718C" w:rsidR="004A3ACC" w:rsidP="004A3ACC" w:rsidRDefault="004A3ACC" w14:paraId="5C80B508" w14:textId="6A2DB5DC">
            <w:pPr>
              <w:spacing w:line="360" w:lineRule="auto"/>
              <w:rPr>
                <w:rFonts w:ascii="Arial" w:hAnsi="Arial" w:cs="Arial"/>
                <w:sz w:val="22"/>
                <w:szCs w:val="22"/>
              </w:rPr>
            </w:pPr>
            <w:proofErr w:type="spellStart"/>
            <w:r w:rsidRPr="0093718C">
              <w:rPr>
                <w:rFonts w:ascii="Arial" w:hAnsi="Arial" w:cs="Arial"/>
                <w:sz w:val="22"/>
                <w:szCs w:val="22"/>
              </w:rPr>
              <w:t>Collar_style</w:t>
            </w:r>
            <w:proofErr w:type="spellEnd"/>
          </w:p>
        </w:tc>
        <w:tc>
          <w:tcPr>
            <w:tcW w:w="1402" w:type="dxa"/>
            <w:tcBorders>
              <w:top w:val="nil"/>
              <w:bottom w:val="nil"/>
              <w:right w:val="single" w:color="auto" w:sz="4" w:space="0"/>
            </w:tcBorders>
          </w:tcPr>
          <w:p w:rsidRPr="0093718C" w:rsidR="004A3ACC" w:rsidP="004A3ACC" w:rsidRDefault="004A3ACC" w14:paraId="50ADE113" w14:textId="77777777">
            <w:pPr>
              <w:spacing w:line="360" w:lineRule="auto"/>
              <w:rPr>
                <w:rFonts w:ascii="Arial" w:hAnsi="Arial" w:cs="Arial"/>
                <w:sz w:val="22"/>
                <w:szCs w:val="22"/>
              </w:rPr>
            </w:pPr>
            <w:r w:rsidRPr="0093718C">
              <w:rPr>
                <w:rFonts w:ascii="Arial" w:hAnsi="Arial" w:cs="Arial"/>
                <w:sz w:val="22"/>
                <w:szCs w:val="22"/>
              </w:rPr>
              <w:t>0.0255</w:t>
            </w:r>
          </w:p>
        </w:tc>
        <w:tc>
          <w:tcPr>
            <w:tcW w:w="1122" w:type="dxa"/>
            <w:tcBorders>
              <w:left w:val="single" w:color="auto" w:sz="4" w:space="0"/>
            </w:tcBorders>
          </w:tcPr>
          <w:p w:rsidRPr="0093718C" w:rsidR="004A3ACC" w:rsidP="004A3ACC" w:rsidRDefault="004A3ACC" w14:paraId="39A088B1"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5EA8D2A1"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0DA54CA6" w14:textId="77777777">
            <w:pPr>
              <w:spacing w:line="360" w:lineRule="auto"/>
              <w:rPr>
                <w:rFonts w:ascii="Arial" w:hAnsi="Arial" w:cs="Arial"/>
                <w:sz w:val="22"/>
                <w:szCs w:val="22"/>
              </w:rPr>
            </w:pPr>
          </w:p>
        </w:tc>
      </w:tr>
      <w:tr w:rsidRPr="0093718C" w:rsidR="004A3ACC" w:rsidTr="004A3ACC" w14:paraId="25ACFEF7" w14:textId="77777777">
        <w:trPr>
          <w:trHeight w:val="144"/>
        </w:trPr>
        <w:tc>
          <w:tcPr>
            <w:tcW w:w="3029" w:type="dxa"/>
            <w:tcBorders>
              <w:top w:val="nil"/>
              <w:bottom w:val="nil"/>
            </w:tcBorders>
          </w:tcPr>
          <w:p w:rsidRPr="0093718C" w:rsidR="004A3ACC" w:rsidP="004A3ACC" w:rsidRDefault="004A3ACC" w14:paraId="7F3D20B0" w14:textId="77777777">
            <w:pPr>
              <w:spacing w:line="360" w:lineRule="auto"/>
              <w:rPr>
                <w:rFonts w:ascii="Arial" w:hAnsi="Arial" w:cs="Arial"/>
                <w:sz w:val="22"/>
                <w:szCs w:val="22"/>
              </w:rPr>
            </w:pPr>
            <w:proofErr w:type="spellStart"/>
            <w:r w:rsidRPr="0093718C">
              <w:rPr>
                <w:rFonts w:ascii="Arial" w:hAnsi="Arial" w:cs="Arial"/>
                <w:sz w:val="22"/>
                <w:szCs w:val="22"/>
              </w:rPr>
              <w:t>Pocket_presence</w:t>
            </w:r>
            <w:proofErr w:type="spellEnd"/>
          </w:p>
        </w:tc>
        <w:tc>
          <w:tcPr>
            <w:tcW w:w="1402" w:type="dxa"/>
            <w:tcBorders>
              <w:top w:val="nil"/>
              <w:bottom w:val="nil"/>
              <w:right w:val="single" w:color="auto" w:sz="4" w:space="0"/>
            </w:tcBorders>
          </w:tcPr>
          <w:p w:rsidRPr="0093718C" w:rsidR="004A3ACC" w:rsidP="004A3ACC" w:rsidRDefault="004A3ACC" w14:paraId="671BF7BF" w14:textId="77777777">
            <w:pPr>
              <w:spacing w:line="360" w:lineRule="auto"/>
              <w:rPr>
                <w:rFonts w:ascii="Arial" w:hAnsi="Arial" w:cs="Arial"/>
                <w:sz w:val="22"/>
                <w:szCs w:val="22"/>
              </w:rPr>
            </w:pPr>
            <w:r w:rsidRPr="0093718C">
              <w:rPr>
                <w:rFonts w:ascii="Arial" w:hAnsi="Arial" w:cs="Arial"/>
                <w:sz w:val="22"/>
                <w:szCs w:val="22"/>
              </w:rPr>
              <w:t>0.0196</w:t>
            </w:r>
          </w:p>
        </w:tc>
        <w:tc>
          <w:tcPr>
            <w:tcW w:w="1122" w:type="dxa"/>
            <w:tcBorders>
              <w:left w:val="single" w:color="auto" w:sz="4" w:space="0"/>
            </w:tcBorders>
          </w:tcPr>
          <w:p w:rsidRPr="0093718C" w:rsidR="004A3ACC" w:rsidP="004A3ACC" w:rsidRDefault="004A3ACC" w14:paraId="36FC454F"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06FBC942"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0464AF7D" w14:textId="77777777">
            <w:pPr>
              <w:spacing w:line="360" w:lineRule="auto"/>
              <w:rPr>
                <w:rFonts w:ascii="Arial" w:hAnsi="Arial" w:cs="Arial"/>
                <w:sz w:val="22"/>
                <w:szCs w:val="22"/>
              </w:rPr>
            </w:pPr>
          </w:p>
        </w:tc>
      </w:tr>
      <w:tr w:rsidRPr="0093718C" w:rsidR="004A3ACC" w:rsidTr="004A3ACC" w14:paraId="10A4C19D" w14:textId="77777777">
        <w:trPr>
          <w:trHeight w:val="144"/>
        </w:trPr>
        <w:tc>
          <w:tcPr>
            <w:tcW w:w="3029" w:type="dxa"/>
            <w:tcBorders>
              <w:top w:val="nil"/>
              <w:bottom w:val="nil"/>
            </w:tcBorders>
          </w:tcPr>
          <w:p w:rsidRPr="0093718C" w:rsidR="004A3ACC" w:rsidP="004A3ACC" w:rsidRDefault="004A3ACC" w14:paraId="78BE182D" w14:textId="38F9911F">
            <w:pPr>
              <w:spacing w:line="360" w:lineRule="auto"/>
              <w:rPr>
                <w:rFonts w:ascii="Arial" w:hAnsi="Arial" w:cs="Arial"/>
                <w:sz w:val="22"/>
                <w:szCs w:val="22"/>
              </w:rPr>
            </w:pPr>
            <w:r w:rsidRPr="0093718C">
              <w:rPr>
                <w:rFonts w:ascii="Arial" w:hAnsi="Arial" w:cs="Arial"/>
                <w:sz w:val="22"/>
                <w:szCs w:val="22"/>
              </w:rPr>
              <w:t>Fabric weight</w:t>
            </w:r>
          </w:p>
        </w:tc>
        <w:tc>
          <w:tcPr>
            <w:tcW w:w="1402" w:type="dxa"/>
            <w:tcBorders>
              <w:top w:val="nil"/>
              <w:bottom w:val="nil"/>
              <w:right w:val="single" w:color="auto" w:sz="4" w:space="0"/>
            </w:tcBorders>
          </w:tcPr>
          <w:p w:rsidRPr="0093718C" w:rsidR="004A3ACC" w:rsidP="004A3ACC" w:rsidRDefault="004A3ACC" w14:paraId="2FB27D5F" w14:textId="77777777">
            <w:pPr>
              <w:spacing w:line="360" w:lineRule="auto"/>
              <w:rPr>
                <w:rFonts w:ascii="Arial" w:hAnsi="Arial" w:cs="Arial"/>
                <w:sz w:val="22"/>
                <w:szCs w:val="22"/>
              </w:rPr>
            </w:pPr>
            <w:r w:rsidRPr="0093718C">
              <w:rPr>
                <w:rFonts w:ascii="Arial" w:hAnsi="Arial" w:cs="Arial"/>
                <w:sz w:val="22"/>
                <w:szCs w:val="22"/>
              </w:rPr>
              <w:t>0.0151</w:t>
            </w:r>
          </w:p>
        </w:tc>
        <w:tc>
          <w:tcPr>
            <w:tcW w:w="1122" w:type="dxa"/>
            <w:tcBorders>
              <w:left w:val="single" w:color="auto" w:sz="4" w:space="0"/>
            </w:tcBorders>
          </w:tcPr>
          <w:p w:rsidRPr="0093718C" w:rsidR="004A3ACC" w:rsidP="004A3ACC" w:rsidRDefault="004A3ACC" w14:paraId="6D806546"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71BA1E5F"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0C2C0ABE" w14:textId="77777777">
            <w:pPr>
              <w:spacing w:line="360" w:lineRule="auto"/>
              <w:rPr>
                <w:rFonts w:ascii="Arial" w:hAnsi="Arial" w:cs="Arial"/>
                <w:sz w:val="22"/>
                <w:szCs w:val="22"/>
              </w:rPr>
            </w:pPr>
          </w:p>
        </w:tc>
      </w:tr>
      <w:tr w:rsidRPr="0093718C" w:rsidR="004A3ACC" w:rsidTr="004A3ACC" w14:paraId="4A42182E" w14:textId="77777777">
        <w:trPr>
          <w:trHeight w:val="144"/>
        </w:trPr>
        <w:tc>
          <w:tcPr>
            <w:tcW w:w="3029" w:type="dxa"/>
            <w:tcBorders>
              <w:top w:val="nil"/>
              <w:bottom w:val="nil"/>
            </w:tcBorders>
          </w:tcPr>
          <w:p w:rsidRPr="0093718C" w:rsidR="004A3ACC" w:rsidP="004A3ACC" w:rsidRDefault="004A3ACC" w14:paraId="1BA46C6B" w14:textId="3A969D1D">
            <w:pPr>
              <w:spacing w:line="360" w:lineRule="auto"/>
              <w:rPr>
                <w:rFonts w:ascii="Arial" w:hAnsi="Arial" w:cs="Arial"/>
                <w:sz w:val="22"/>
                <w:szCs w:val="22"/>
              </w:rPr>
            </w:pPr>
            <w:r w:rsidRPr="0093718C">
              <w:rPr>
                <w:rFonts w:ascii="Arial" w:hAnsi="Arial" w:cs="Arial"/>
                <w:sz w:val="22"/>
                <w:szCs w:val="22"/>
              </w:rPr>
              <w:t>Breathability</w:t>
            </w:r>
          </w:p>
        </w:tc>
        <w:tc>
          <w:tcPr>
            <w:tcW w:w="1402" w:type="dxa"/>
            <w:tcBorders>
              <w:top w:val="nil"/>
              <w:bottom w:val="nil"/>
              <w:right w:val="single" w:color="auto" w:sz="4" w:space="0"/>
            </w:tcBorders>
          </w:tcPr>
          <w:p w:rsidRPr="0093718C" w:rsidR="004A3ACC" w:rsidP="004A3ACC" w:rsidRDefault="004A3ACC" w14:paraId="0DE00A2F" w14:textId="77777777">
            <w:pPr>
              <w:spacing w:line="360" w:lineRule="auto"/>
              <w:rPr>
                <w:rFonts w:ascii="Arial" w:hAnsi="Arial" w:cs="Arial"/>
                <w:sz w:val="22"/>
                <w:szCs w:val="22"/>
              </w:rPr>
            </w:pPr>
            <w:r w:rsidRPr="0093718C">
              <w:rPr>
                <w:rFonts w:ascii="Arial" w:hAnsi="Arial" w:cs="Arial"/>
                <w:sz w:val="22"/>
                <w:szCs w:val="22"/>
              </w:rPr>
              <w:t>0.0086</w:t>
            </w:r>
          </w:p>
        </w:tc>
        <w:tc>
          <w:tcPr>
            <w:tcW w:w="1122" w:type="dxa"/>
            <w:tcBorders>
              <w:left w:val="single" w:color="auto" w:sz="4" w:space="0"/>
            </w:tcBorders>
          </w:tcPr>
          <w:p w:rsidRPr="0093718C" w:rsidR="004A3ACC" w:rsidP="004A3ACC" w:rsidRDefault="004A3ACC" w14:paraId="66F36139"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21E5B1BC"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03E02D9A" w14:textId="77777777">
            <w:pPr>
              <w:spacing w:line="360" w:lineRule="auto"/>
              <w:rPr>
                <w:rFonts w:ascii="Arial" w:hAnsi="Arial" w:cs="Arial"/>
                <w:sz w:val="22"/>
                <w:szCs w:val="22"/>
              </w:rPr>
            </w:pPr>
          </w:p>
        </w:tc>
      </w:tr>
      <w:tr w:rsidRPr="0093718C" w:rsidR="004A3ACC" w:rsidTr="004A3ACC" w14:paraId="2BD161CE" w14:textId="77777777">
        <w:trPr>
          <w:trHeight w:val="144"/>
        </w:trPr>
        <w:tc>
          <w:tcPr>
            <w:tcW w:w="3029" w:type="dxa"/>
            <w:tcBorders>
              <w:top w:val="nil"/>
              <w:bottom w:val="nil"/>
            </w:tcBorders>
          </w:tcPr>
          <w:p w:rsidRPr="0093718C" w:rsidR="004A3ACC" w:rsidP="004A3ACC" w:rsidRDefault="004A3ACC" w14:paraId="64A66F21" w14:textId="3D4C5EDA">
            <w:pPr>
              <w:spacing w:line="360" w:lineRule="auto"/>
              <w:rPr>
                <w:rFonts w:ascii="Arial" w:hAnsi="Arial" w:cs="Arial"/>
                <w:sz w:val="22"/>
                <w:szCs w:val="22"/>
              </w:rPr>
            </w:pPr>
            <w:r w:rsidRPr="0093718C">
              <w:rPr>
                <w:rFonts w:ascii="Arial" w:hAnsi="Arial" w:cs="Arial"/>
                <w:sz w:val="22"/>
                <w:szCs w:val="22"/>
              </w:rPr>
              <w:t xml:space="preserve">transparency </w:t>
            </w:r>
          </w:p>
        </w:tc>
        <w:tc>
          <w:tcPr>
            <w:tcW w:w="1402" w:type="dxa"/>
            <w:tcBorders>
              <w:top w:val="nil"/>
              <w:bottom w:val="nil"/>
              <w:right w:val="single" w:color="auto" w:sz="4" w:space="0"/>
            </w:tcBorders>
          </w:tcPr>
          <w:p w:rsidRPr="0093718C" w:rsidR="004A3ACC" w:rsidP="004A3ACC" w:rsidRDefault="004A3ACC" w14:paraId="60023DB2" w14:textId="77777777">
            <w:pPr>
              <w:spacing w:line="360" w:lineRule="auto"/>
              <w:rPr>
                <w:rFonts w:ascii="Arial" w:hAnsi="Arial" w:cs="Arial"/>
                <w:sz w:val="22"/>
                <w:szCs w:val="22"/>
              </w:rPr>
            </w:pPr>
            <w:r w:rsidRPr="0093718C">
              <w:rPr>
                <w:rFonts w:ascii="Arial" w:hAnsi="Arial" w:cs="Arial"/>
                <w:sz w:val="22"/>
                <w:szCs w:val="22"/>
              </w:rPr>
              <w:t>0.0077</w:t>
            </w:r>
          </w:p>
        </w:tc>
        <w:tc>
          <w:tcPr>
            <w:tcW w:w="1122" w:type="dxa"/>
            <w:tcBorders>
              <w:left w:val="single" w:color="auto" w:sz="4" w:space="0"/>
            </w:tcBorders>
          </w:tcPr>
          <w:p w:rsidRPr="0093718C" w:rsidR="004A3ACC" w:rsidP="004A3ACC" w:rsidRDefault="004A3ACC" w14:paraId="5105C768"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65BFB047"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05DA8949" w14:textId="77777777">
            <w:pPr>
              <w:spacing w:line="360" w:lineRule="auto"/>
              <w:rPr>
                <w:rFonts w:ascii="Arial" w:hAnsi="Arial" w:cs="Arial"/>
                <w:sz w:val="22"/>
                <w:szCs w:val="22"/>
              </w:rPr>
            </w:pPr>
          </w:p>
        </w:tc>
      </w:tr>
      <w:tr w:rsidRPr="0093718C" w:rsidR="004A3ACC" w:rsidTr="004A3ACC" w14:paraId="31486A52" w14:textId="77777777">
        <w:trPr>
          <w:trHeight w:val="144"/>
        </w:trPr>
        <w:tc>
          <w:tcPr>
            <w:tcW w:w="3029" w:type="dxa"/>
            <w:tcBorders>
              <w:top w:val="nil"/>
              <w:bottom w:val="nil"/>
            </w:tcBorders>
          </w:tcPr>
          <w:p w:rsidRPr="0093718C" w:rsidR="004A3ACC" w:rsidP="004A3ACC" w:rsidRDefault="004A3ACC" w14:paraId="1AA1DCBA" w14:textId="77777777">
            <w:pPr>
              <w:spacing w:line="360" w:lineRule="auto"/>
              <w:rPr>
                <w:rFonts w:ascii="Arial" w:hAnsi="Arial" w:cs="Arial"/>
                <w:sz w:val="22"/>
                <w:szCs w:val="22"/>
              </w:rPr>
            </w:pPr>
            <w:proofErr w:type="spellStart"/>
            <w:r w:rsidRPr="0093718C">
              <w:rPr>
                <w:rFonts w:ascii="Arial" w:hAnsi="Arial" w:cs="Arial"/>
                <w:sz w:val="22"/>
                <w:szCs w:val="22"/>
              </w:rPr>
              <w:t>lenght</w:t>
            </w:r>
            <w:proofErr w:type="spellEnd"/>
          </w:p>
        </w:tc>
        <w:tc>
          <w:tcPr>
            <w:tcW w:w="1402" w:type="dxa"/>
            <w:tcBorders>
              <w:top w:val="nil"/>
              <w:bottom w:val="nil"/>
              <w:right w:val="single" w:color="auto" w:sz="4" w:space="0"/>
            </w:tcBorders>
          </w:tcPr>
          <w:p w:rsidRPr="0093718C" w:rsidR="004A3ACC" w:rsidP="004A3ACC" w:rsidRDefault="004A3ACC" w14:paraId="4E9D8A96" w14:textId="77777777">
            <w:pPr>
              <w:spacing w:line="360" w:lineRule="auto"/>
              <w:rPr>
                <w:rFonts w:ascii="Arial" w:hAnsi="Arial" w:cs="Arial"/>
                <w:sz w:val="22"/>
                <w:szCs w:val="22"/>
              </w:rPr>
            </w:pPr>
            <w:r w:rsidRPr="0093718C">
              <w:rPr>
                <w:rFonts w:ascii="Arial" w:hAnsi="Arial" w:cs="Arial"/>
                <w:sz w:val="22"/>
                <w:szCs w:val="22"/>
              </w:rPr>
              <w:t>0.007</w:t>
            </w:r>
          </w:p>
        </w:tc>
        <w:tc>
          <w:tcPr>
            <w:tcW w:w="1122" w:type="dxa"/>
            <w:tcBorders>
              <w:left w:val="single" w:color="auto" w:sz="4" w:space="0"/>
              <w:bottom w:val="nil"/>
            </w:tcBorders>
          </w:tcPr>
          <w:p w:rsidRPr="0093718C" w:rsidR="004A3ACC" w:rsidP="004A3ACC" w:rsidRDefault="004A3ACC" w14:paraId="0CDA6D1E"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3298DC75"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2D4E5610" w14:textId="77777777">
            <w:pPr>
              <w:spacing w:line="360" w:lineRule="auto"/>
              <w:rPr>
                <w:rFonts w:ascii="Arial" w:hAnsi="Arial" w:cs="Arial"/>
                <w:sz w:val="22"/>
                <w:szCs w:val="22"/>
              </w:rPr>
            </w:pPr>
          </w:p>
        </w:tc>
      </w:tr>
      <w:tr w:rsidRPr="0093718C" w:rsidR="004A3ACC" w:rsidTr="004A3ACC" w14:paraId="0F6534FE" w14:textId="77777777">
        <w:trPr>
          <w:trHeight w:val="144"/>
        </w:trPr>
        <w:tc>
          <w:tcPr>
            <w:tcW w:w="3029" w:type="dxa"/>
            <w:tcBorders>
              <w:top w:val="nil"/>
              <w:bottom w:val="single" w:color="auto" w:sz="4" w:space="0"/>
            </w:tcBorders>
          </w:tcPr>
          <w:p w:rsidRPr="0093718C" w:rsidR="004A3ACC" w:rsidP="004A3ACC" w:rsidRDefault="004A3ACC" w14:paraId="4223A2B5" w14:textId="77777777">
            <w:pPr>
              <w:spacing w:line="360" w:lineRule="auto"/>
              <w:rPr>
                <w:rFonts w:ascii="Arial" w:hAnsi="Arial" w:cs="Arial"/>
                <w:sz w:val="22"/>
                <w:szCs w:val="22"/>
              </w:rPr>
            </w:pPr>
            <w:r w:rsidRPr="0093718C">
              <w:rPr>
                <w:rFonts w:ascii="Arial" w:hAnsi="Arial" w:cs="Arial"/>
                <w:sz w:val="22"/>
                <w:szCs w:val="22"/>
              </w:rPr>
              <w:t>texture</w:t>
            </w:r>
          </w:p>
        </w:tc>
        <w:tc>
          <w:tcPr>
            <w:tcW w:w="1402" w:type="dxa"/>
            <w:tcBorders>
              <w:top w:val="nil"/>
              <w:bottom w:val="single" w:color="auto" w:sz="4" w:space="0"/>
              <w:right w:val="single" w:color="auto" w:sz="4" w:space="0"/>
            </w:tcBorders>
          </w:tcPr>
          <w:p w:rsidRPr="0093718C" w:rsidR="004A3ACC" w:rsidP="004A3ACC" w:rsidRDefault="004A3ACC" w14:paraId="6C25C834" w14:textId="77777777">
            <w:pPr>
              <w:spacing w:line="360" w:lineRule="auto"/>
              <w:rPr>
                <w:rFonts w:ascii="Arial" w:hAnsi="Arial" w:cs="Arial"/>
                <w:sz w:val="22"/>
                <w:szCs w:val="22"/>
              </w:rPr>
            </w:pPr>
            <w:r w:rsidRPr="0093718C">
              <w:rPr>
                <w:rFonts w:ascii="Arial" w:hAnsi="Arial" w:cs="Arial"/>
                <w:sz w:val="22"/>
                <w:szCs w:val="22"/>
              </w:rPr>
              <w:t>0.002</w:t>
            </w:r>
          </w:p>
        </w:tc>
        <w:tc>
          <w:tcPr>
            <w:tcW w:w="1122" w:type="dxa"/>
            <w:tcBorders>
              <w:top w:val="nil"/>
              <w:left w:val="single" w:color="auto" w:sz="4" w:space="0"/>
              <w:bottom w:val="nil"/>
            </w:tcBorders>
          </w:tcPr>
          <w:p w:rsidRPr="0093718C" w:rsidR="004A3ACC" w:rsidP="004A3ACC" w:rsidRDefault="004A3ACC" w14:paraId="007E538D" w14:textId="77777777">
            <w:pPr>
              <w:spacing w:line="360" w:lineRule="auto"/>
              <w:rPr>
                <w:rFonts w:ascii="Arial" w:hAnsi="Arial" w:cs="Arial"/>
                <w:sz w:val="2"/>
                <w:szCs w:val="2"/>
              </w:rPr>
            </w:pPr>
          </w:p>
        </w:tc>
        <w:tc>
          <w:tcPr>
            <w:tcW w:w="1546" w:type="dxa"/>
            <w:tcBorders>
              <w:top w:val="nil"/>
              <w:bottom w:val="nil"/>
            </w:tcBorders>
          </w:tcPr>
          <w:p w:rsidRPr="0093718C" w:rsidR="004A3ACC" w:rsidP="004A3ACC" w:rsidRDefault="004A3ACC" w14:paraId="095807FE" w14:textId="77777777">
            <w:pPr>
              <w:spacing w:line="360" w:lineRule="auto"/>
              <w:rPr>
                <w:rFonts w:ascii="Arial" w:hAnsi="Arial" w:cs="Arial"/>
                <w:sz w:val="22"/>
                <w:szCs w:val="22"/>
              </w:rPr>
            </w:pPr>
          </w:p>
        </w:tc>
        <w:tc>
          <w:tcPr>
            <w:tcW w:w="1402" w:type="dxa"/>
            <w:tcBorders>
              <w:top w:val="nil"/>
              <w:bottom w:val="nil"/>
              <w:right w:val="nil"/>
            </w:tcBorders>
          </w:tcPr>
          <w:p w:rsidRPr="0093718C" w:rsidR="004A3ACC" w:rsidP="004A3ACC" w:rsidRDefault="004A3ACC" w14:paraId="11373E7E" w14:textId="77777777">
            <w:pPr>
              <w:spacing w:line="360" w:lineRule="auto"/>
              <w:rPr>
                <w:rFonts w:ascii="Arial" w:hAnsi="Arial" w:cs="Arial"/>
                <w:sz w:val="22"/>
                <w:szCs w:val="22"/>
              </w:rPr>
            </w:pPr>
          </w:p>
        </w:tc>
      </w:tr>
    </w:tbl>
    <w:p w:rsidRPr="0093718C" w:rsidR="00614B4E" w:rsidP="00614B4E" w:rsidRDefault="00614B4E" w14:paraId="38AE9B80" w14:textId="77777777">
      <w:pPr>
        <w:spacing w:line="360" w:lineRule="auto"/>
        <w:rPr>
          <w:rFonts w:ascii="Arial" w:hAnsi="Arial" w:cs="Arial"/>
          <w:sz w:val="22"/>
          <w:szCs w:val="22"/>
        </w:rPr>
      </w:pPr>
    </w:p>
    <w:p w:rsidRPr="0093718C" w:rsidR="003F12CC" w:rsidP="00614B4E" w:rsidRDefault="002F3AFF" w14:paraId="5D48C7ED" w14:textId="2697BDD5">
      <w:pPr>
        <w:spacing w:line="360" w:lineRule="auto"/>
        <w:rPr>
          <w:rFonts w:ascii="Arial" w:hAnsi="Arial" w:cs="Arial"/>
          <w:sz w:val="22"/>
          <w:szCs w:val="22"/>
        </w:rPr>
      </w:pPr>
      <w:r w:rsidRPr="0093718C">
        <w:rPr>
          <w:rFonts w:ascii="Arial" w:hAnsi="Arial" w:cs="Arial"/>
          <w:sz w:val="22"/>
          <w:szCs w:val="22"/>
        </w:rPr>
        <w:t xml:space="preserve">Improving the accuracy by penalizing the precision of the </w:t>
      </w:r>
      <w:r w:rsidRPr="0093718C" w:rsidR="001762E5">
        <w:rPr>
          <w:rFonts w:ascii="Arial" w:hAnsi="Arial" w:cs="Arial"/>
          <w:sz w:val="22"/>
          <w:szCs w:val="22"/>
        </w:rPr>
        <w:t>brand#1</w:t>
      </w:r>
      <w:r w:rsidRPr="0093718C" w:rsidR="0043010B">
        <w:rPr>
          <w:rFonts w:ascii="Arial" w:hAnsi="Arial" w:cs="Arial"/>
          <w:sz w:val="22"/>
          <w:szCs w:val="22"/>
        </w:rPr>
        <w:t>.</w:t>
      </w:r>
    </w:p>
    <w:tbl>
      <w:tblPr>
        <w:tblStyle w:val="TableGrid"/>
        <w:tblW w:w="0" w:type="auto"/>
        <w:tblBorders>
          <w:insideH w:val="none" w:color="auto" w:sz="0" w:space="0"/>
          <w:insideV w:val="none" w:color="auto" w:sz="0" w:space="0"/>
        </w:tblBorders>
        <w:tblLook w:val="04A0" w:firstRow="1" w:lastRow="0" w:firstColumn="1" w:lastColumn="0" w:noHBand="0" w:noVBand="1"/>
      </w:tblPr>
      <w:tblGrid>
        <w:gridCol w:w="1584"/>
        <w:gridCol w:w="1207"/>
        <w:gridCol w:w="1152"/>
        <w:gridCol w:w="1152"/>
      </w:tblGrid>
      <w:tr w:rsidRPr="0093718C" w:rsidR="00614B4E" w14:paraId="2B7D1C81" w14:textId="77777777">
        <w:tc>
          <w:tcPr>
            <w:tcW w:w="1584" w:type="dxa"/>
            <w:shd w:val="clear" w:color="auto" w:fill="D9D9D9" w:themeFill="background1" w:themeFillShade="D9"/>
          </w:tcPr>
          <w:p w:rsidRPr="0093718C" w:rsidR="00614B4E" w:rsidRDefault="00614B4E" w14:paraId="4316618A" w14:textId="77777777">
            <w:pPr>
              <w:spacing w:line="360" w:lineRule="auto"/>
              <w:jc w:val="right"/>
              <w:rPr>
                <w:rFonts w:ascii="Arial" w:hAnsi="Arial" w:cs="Arial"/>
                <w:sz w:val="22"/>
                <w:szCs w:val="22"/>
              </w:rPr>
            </w:pPr>
          </w:p>
        </w:tc>
        <w:tc>
          <w:tcPr>
            <w:tcW w:w="1152" w:type="dxa"/>
            <w:shd w:val="clear" w:color="auto" w:fill="D9D9D9" w:themeFill="background1" w:themeFillShade="D9"/>
          </w:tcPr>
          <w:p w:rsidRPr="0093718C" w:rsidR="00614B4E" w:rsidRDefault="00614B4E" w14:paraId="4CA8B922" w14:textId="77777777">
            <w:pPr>
              <w:spacing w:line="360" w:lineRule="auto"/>
              <w:jc w:val="center"/>
              <w:rPr>
                <w:rFonts w:ascii="Arial" w:hAnsi="Arial" w:cs="Arial"/>
                <w:b/>
                <w:bCs/>
                <w:sz w:val="22"/>
                <w:szCs w:val="22"/>
              </w:rPr>
            </w:pPr>
            <w:r w:rsidRPr="0093718C">
              <w:rPr>
                <w:rFonts w:ascii="Arial" w:hAnsi="Arial" w:cs="Arial"/>
                <w:b/>
                <w:bCs/>
                <w:sz w:val="22"/>
                <w:szCs w:val="22"/>
              </w:rPr>
              <w:t>Precision</w:t>
            </w:r>
          </w:p>
        </w:tc>
        <w:tc>
          <w:tcPr>
            <w:tcW w:w="1152" w:type="dxa"/>
            <w:shd w:val="clear" w:color="auto" w:fill="D9D9D9" w:themeFill="background1" w:themeFillShade="D9"/>
          </w:tcPr>
          <w:p w:rsidRPr="0093718C" w:rsidR="00614B4E" w:rsidRDefault="00614B4E" w14:paraId="7FD32A8F" w14:textId="77777777">
            <w:pPr>
              <w:spacing w:line="360" w:lineRule="auto"/>
              <w:jc w:val="center"/>
              <w:rPr>
                <w:rFonts w:ascii="Arial" w:hAnsi="Arial" w:cs="Arial"/>
                <w:b/>
                <w:bCs/>
                <w:sz w:val="22"/>
                <w:szCs w:val="22"/>
              </w:rPr>
            </w:pPr>
            <w:r w:rsidRPr="0093718C">
              <w:rPr>
                <w:rFonts w:ascii="Arial" w:hAnsi="Arial" w:cs="Arial"/>
                <w:b/>
                <w:bCs/>
                <w:sz w:val="22"/>
                <w:szCs w:val="22"/>
              </w:rPr>
              <w:t>Recall</w:t>
            </w:r>
          </w:p>
        </w:tc>
        <w:tc>
          <w:tcPr>
            <w:tcW w:w="1152" w:type="dxa"/>
            <w:shd w:val="clear" w:color="auto" w:fill="D9D9D9" w:themeFill="background1" w:themeFillShade="D9"/>
          </w:tcPr>
          <w:p w:rsidRPr="0093718C" w:rsidR="00614B4E" w:rsidRDefault="00614B4E" w14:paraId="6314AEA7" w14:textId="77777777">
            <w:pPr>
              <w:spacing w:line="360" w:lineRule="auto"/>
              <w:jc w:val="center"/>
              <w:rPr>
                <w:rFonts w:ascii="Arial" w:hAnsi="Arial" w:cs="Arial"/>
                <w:b/>
                <w:bCs/>
                <w:sz w:val="22"/>
                <w:szCs w:val="22"/>
              </w:rPr>
            </w:pPr>
            <w:r w:rsidRPr="0093718C">
              <w:rPr>
                <w:rFonts w:ascii="Arial" w:hAnsi="Arial" w:cs="Arial"/>
                <w:b/>
                <w:bCs/>
                <w:sz w:val="22"/>
                <w:szCs w:val="22"/>
              </w:rPr>
              <w:t>F1-score</w:t>
            </w:r>
          </w:p>
        </w:tc>
      </w:tr>
      <w:tr w:rsidRPr="0093718C" w:rsidR="00614B4E" w14:paraId="594895C3" w14:textId="77777777">
        <w:tc>
          <w:tcPr>
            <w:tcW w:w="1584" w:type="dxa"/>
          </w:tcPr>
          <w:p w:rsidRPr="0093718C" w:rsidR="00614B4E" w:rsidRDefault="00614B4E" w14:paraId="79BB408D" w14:textId="77777777">
            <w:pPr>
              <w:spacing w:line="360" w:lineRule="auto"/>
              <w:jc w:val="right"/>
              <w:rPr>
                <w:rFonts w:ascii="Arial" w:hAnsi="Arial" w:cs="Arial"/>
                <w:sz w:val="22"/>
                <w:szCs w:val="22"/>
              </w:rPr>
            </w:pPr>
            <w:r w:rsidRPr="0093718C">
              <w:rPr>
                <w:rFonts w:ascii="Arial" w:hAnsi="Arial" w:cs="Arial"/>
                <w:sz w:val="22"/>
                <w:szCs w:val="22"/>
              </w:rPr>
              <w:t>0</w:t>
            </w:r>
          </w:p>
        </w:tc>
        <w:tc>
          <w:tcPr>
            <w:tcW w:w="1152" w:type="dxa"/>
          </w:tcPr>
          <w:p w:rsidRPr="0093718C" w:rsidR="00614B4E" w:rsidRDefault="00614B4E" w14:paraId="1FA84A33" w14:textId="625DC283">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8</w:t>
            </w:r>
            <w:r w:rsidRPr="0093718C" w:rsidR="003F12CC">
              <w:rPr>
                <w:rFonts w:ascii="Arial" w:hAnsi="Arial" w:cs="Arial"/>
                <w:sz w:val="22"/>
                <w:szCs w:val="22"/>
              </w:rPr>
              <w:t>0</w:t>
            </w:r>
          </w:p>
        </w:tc>
        <w:tc>
          <w:tcPr>
            <w:tcW w:w="1152" w:type="dxa"/>
          </w:tcPr>
          <w:p w:rsidRPr="0093718C" w:rsidR="00614B4E" w:rsidRDefault="00614B4E" w14:paraId="16334C70" w14:textId="7A1681C2">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80</w:t>
            </w:r>
          </w:p>
        </w:tc>
        <w:tc>
          <w:tcPr>
            <w:tcW w:w="1152" w:type="dxa"/>
          </w:tcPr>
          <w:p w:rsidRPr="0093718C" w:rsidR="00614B4E" w:rsidRDefault="00614B4E" w14:paraId="49082A39" w14:textId="49FF5F6E">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80</w:t>
            </w:r>
          </w:p>
        </w:tc>
      </w:tr>
      <w:tr w:rsidRPr="0093718C" w:rsidR="003F12CC" w14:paraId="6345DEDB" w14:textId="77777777">
        <w:tc>
          <w:tcPr>
            <w:tcW w:w="1584" w:type="dxa"/>
          </w:tcPr>
          <w:p w:rsidRPr="0093718C" w:rsidR="003F12CC" w:rsidRDefault="003F12CC" w14:paraId="74DB343E" w14:textId="70D63811">
            <w:pPr>
              <w:spacing w:line="360" w:lineRule="auto"/>
              <w:jc w:val="right"/>
              <w:rPr>
                <w:rFonts w:ascii="Arial" w:hAnsi="Arial" w:cs="Arial"/>
                <w:sz w:val="22"/>
                <w:szCs w:val="22"/>
              </w:rPr>
            </w:pPr>
            <w:r w:rsidRPr="0093718C">
              <w:rPr>
                <w:rFonts w:ascii="Arial" w:hAnsi="Arial" w:cs="Arial"/>
                <w:sz w:val="22"/>
                <w:szCs w:val="22"/>
              </w:rPr>
              <w:t>1</w:t>
            </w:r>
          </w:p>
        </w:tc>
        <w:tc>
          <w:tcPr>
            <w:tcW w:w="1152" w:type="dxa"/>
          </w:tcPr>
          <w:p w:rsidRPr="0093718C" w:rsidR="003F12CC" w:rsidRDefault="00EA2175" w14:paraId="18702510" w14:textId="38F20137">
            <w:pPr>
              <w:spacing w:line="360" w:lineRule="auto"/>
              <w:jc w:val="center"/>
              <w:rPr>
                <w:rFonts w:ascii="Arial" w:hAnsi="Arial" w:cs="Arial"/>
                <w:sz w:val="22"/>
                <w:szCs w:val="22"/>
              </w:rPr>
            </w:pPr>
            <w:r w:rsidRPr="0093718C">
              <w:rPr>
                <w:rFonts w:ascii="Arial" w:hAnsi="Arial" w:cs="Arial"/>
                <w:sz w:val="22"/>
                <w:szCs w:val="22"/>
              </w:rPr>
              <w:t>0.75</w:t>
            </w:r>
          </w:p>
        </w:tc>
        <w:tc>
          <w:tcPr>
            <w:tcW w:w="1152" w:type="dxa"/>
          </w:tcPr>
          <w:p w:rsidRPr="0093718C" w:rsidR="003F12CC" w:rsidRDefault="003F12CC" w14:paraId="214A9814" w14:textId="00AE0193">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75</w:t>
            </w:r>
          </w:p>
        </w:tc>
        <w:tc>
          <w:tcPr>
            <w:tcW w:w="1152" w:type="dxa"/>
          </w:tcPr>
          <w:p w:rsidRPr="0093718C" w:rsidR="003F12CC" w:rsidRDefault="00EA2175" w14:paraId="45B8F2C2" w14:textId="6AE26C86">
            <w:pPr>
              <w:spacing w:line="360" w:lineRule="auto"/>
              <w:jc w:val="center"/>
              <w:rPr>
                <w:rFonts w:ascii="Arial" w:hAnsi="Arial" w:cs="Arial"/>
                <w:sz w:val="22"/>
                <w:szCs w:val="22"/>
              </w:rPr>
            </w:pPr>
            <w:r w:rsidRPr="0093718C">
              <w:rPr>
                <w:rFonts w:ascii="Arial" w:hAnsi="Arial" w:cs="Arial"/>
                <w:sz w:val="22"/>
                <w:szCs w:val="22"/>
              </w:rPr>
              <w:t>0.75</w:t>
            </w:r>
          </w:p>
        </w:tc>
      </w:tr>
      <w:tr w:rsidRPr="0093718C" w:rsidR="003F12CC" w14:paraId="2260A63D" w14:textId="77777777">
        <w:tc>
          <w:tcPr>
            <w:tcW w:w="1584" w:type="dxa"/>
          </w:tcPr>
          <w:p w:rsidRPr="0093718C" w:rsidR="003F12CC" w:rsidRDefault="003F12CC" w14:paraId="08046512" w14:textId="6531DB92">
            <w:pPr>
              <w:spacing w:line="360" w:lineRule="auto"/>
              <w:jc w:val="right"/>
              <w:rPr>
                <w:rFonts w:ascii="Arial" w:hAnsi="Arial" w:cs="Arial"/>
                <w:sz w:val="22"/>
                <w:szCs w:val="22"/>
              </w:rPr>
            </w:pPr>
            <w:r w:rsidRPr="0093718C">
              <w:rPr>
                <w:rFonts w:ascii="Arial" w:hAnsi="Arial" w:cs="Arial"/>
                <w:sz w:val="22"/>
                <w:szCs w:val="22"/>
              </w:rPr>
              <w:t>2</w:t>
            </w:r>
          </w:p>
        </w:tc>
        <w:tc>
          <w:tcPr>
            <w:tcW w:w="1152" w:type="dxa"/>
          </w:tcPr>
          <w:p w:rsidRPr="0093718C" w:rsidR="003F12CC" w:rsidRDefault="003F12CC" w14:paraId="2BA62B8C" w14:textId="18F7E317">
            <w:pPr>
              <w:spacing w:line="360" w:lineRule="auto"/>
              <w:jc w:val="center"/>
              <w:rPr>
                <w:rFonts w:ascii="Arial" w:hAnsi="Arial" w:cs="Arial"/>
                <w:sz w:val="22"/>
                <w:szCs w:val="22"/>
              </w:rPr>
            </w:pPr>
            <w:r w:rsidRPr="0093718C">
              <w:rPr>
                <w:rFonts w:ascii="Arial" w:hAnsi="Arial" w:cs="Arial"/>
                <w:sz w:val="22"/>
                <w:szCs w:val="22"/>
              </w:rPr>
              <w:t>0.75</w:t>
            </w:r>
          </w:p>
        </w:tc>
        <w:tc>
          <w:tcPr>
            <w:tcW w:w="1152" w:type="dxa"/>
          </w:tcPr>
          <w:p w:rsidRPr="0093718C" w:rsidR="003F12CC" w:rsidRDefault="003F12CC" w14:paraId="20E162B1" w14:textId="0EA0E90C">
            <w:pPr>
              <w:spacing w:line="360" w:lineRule="auto"/>
              <w:jc w:val="center"/>
              <w:rPr>
                <w:rFonts w:ascii="Arial" w:hAnsi="Arial" w:cs="Arial"/>
                <w:sz w:val="22"/>
                <w:szCs w:val="22"/>
              </w:rPr>
            </w:pPr>
            <w:r w:rsidRPr="0093718C">
              <w:rPr>
                <w:rFonts w:ascii="Arial" w:hAnsi="Arial" w:cs="Arial"/>
                <w:sz w:val="22"/>
                <w:szCs w:val="22"/>
              </w:rPr>
              <w:t>0.50</w:t>
            </w:r>
          </w:p>
        </w:tc>
        <w:tc>
          <w:tcPr>
            <w:tcW w:w="1152" w:type="dxa"/>
          </w:tcPr>
          <w:p w:rsidRPr="0093718C" w:rsidR="003F12CC" w:rsidRDefault="00EA2175" w14:paraId="0193E90F" w14:textId="080A314F">
            <w:pPr>
              <w:spacing w:line="360" w:lineRule="auto"/>
              <w:jc w:val="center"/>
              <w:rPr>
                <w:rFonts w:ascii="Arial" w:hAnsi="Arial" w:cs="Arial"/>
                <w:sz w:val="22"/>
                <w:szCs w:val="22"/>
              </w:rPr>
            </w:pPr>
            <w:r w:rsidRPr="0093718C">
              <w:rPr>
                <w:rFonts w:ascii="Arial" w:hAnsi="Arial" w:cs="Arial"/>
                <w:sz w:val="22"/>
                <w:szCs w:val="22"/>
              </w:rPr>
              <w:t>0.60</w:t>
            </w:r>
          </w:p>
        </w:tc>
      </w:tr>
      <w:tr w:rsidRPr="0093718C" w:rsidR="00614B4E" w14:paraId="459A6992" w14:textId="77777777">
        <w:tc>
          <w:tcPr>
            <w:tcW w:w="1584" w:type="dxa"/>
            <w:tcBorders>
              <w:bottom w:val="single" w:color="auto" w:sz="4" w:space="0"/>
            </w:tcBorders>
          </w:tcPr>
          <w:p w:rsidRPr="0093718C" w:rsidR="00614B4E" w:rsidRDefault="003F12CC" w14:paraId="50A63780" w14:textId="5C661722">
            <w:pPr>
              <w:spacing w:line="360" w:lineRule="auto"/>
              <w:jc w:val="right"/>
              <w:rPr>
                <w:rFonts w:ascii="Arial" w:hAnsi="Arial" w:cs="Arial"/>
                <w:sz w:val="22"/>
                <w:szCs w:val="22"/>
              </w:rPr>
            </w:pPr>
            <w:r w:rsidRPr="0093718C">
              <w:rPr>
                <w:rFonts w:ascii="Arial" w:hAnsi="Arial" w:cs="Arial"/>
                <w:sz w:val="22"/>
                <w:szCs w:val="22"/>
              </w:rPr>
              <w:t>3</w:t>
            </w:r>
          </w:p>
        </w:tc>
        <w:tc>
          <w:tcPr>
            <w:tcW w:w="1152" w:type="dxa"/>
            <w:tcBorders>
              <w:bottom w:val="single" w:color="auto" w:sz="4" w:space="0"/>
            </w:tcBorders>
          </w:tcPr>
          <w:p w:rsidRPr="0093718C" w:rsidR="00614B4E" w:rsidRDefault="00614B4E" w14:paraId="13AC054A" w14:textId="34A8DAD2">
            <w:pPr>
              <w:spacing w:line="360" w:lineRule="auto"/>
              <w:jc w:val="center"/>
              <w:rPr>
                <w:rFonts w:ascii="Arial" w:hAnsi="Arial" w:cs="Arial"/>
                <w:sz w:val="22"/>
                <w:szCs w:val="22"/>
              </w:rPr>
            </w:pPr>
            <w:r w:rsidRPr="0093718C">
              <w:rPr>
                <w:rFonts w:ascii="Arial" w:hAnsi="Arial" w:cs="Arial"/>
                <w:sz w:val="22"/>
                <w:szCs w:val="22"/>
              </w:rPr>
              <w:t>0.</w:t>
            </w:r>
            <w:r w:rsidRPr="0093718C" w:rsidR="003F12CC">
              <w:rPr>
                <w:rFonts w:ascii="Arial" w:hAnsi="Arial" w:cs="Arial"/>
                <w:sz w:val="22"/>
                <w:szCs w:val="22"/>
              </w:rPr>
              <w:t>7</w:t>
            </w:r>
            <w:r w:rsidRPr="0093718C" w:rsidR="00EA2175">
              <w:rPr>
                <w:rFonts w:ascii="Arial" w:hAnsi="Arial" w:cs="Arial"/>
                <w:sz w:val="22"/>
                <w:szCs w:val="22"/>
              </w:rPr>
              <w:t>8</w:t>
            </w:r>
          </w:p>
        </w:tc>
        <w:tc>
          <w:tcPr>
            <w:tcW w:w="1152" w:type="dxa"/>
            <w:tcBorders>
              <w:bottom w:val="single" w:color="auto" w:sz="4" w:space="0"/>
            </w:tcBorders>
          </w:tcPr>
          <w:p w:rsidRPr="0093718C" w:rsidR="00614B4E" w:rsidRDefault="00614B4E" w14:paraId="4953AEEA" w14:textId="2C559B8B">
            <w:pPr>
              <w:spacing w:line="360" w:lineRule="auto"/>
              <w:jc w:val="center"/>
              <w:rPr>
                <w:rFonts w:ascii="Arial" w:hAnsi="Arial" w:cs="Arial"/>
                <w:sz w:val="22"/>
                <w:szCs w:val="22"/>
              </w:rPr>
            </w:pPr>
            <w:r w:rsidRPr="0093718C">
              <w:rPr>
                <w:rFonts w:ascii="Arial" w:hAnsi="Arial" w:cs="Arial"/>
                <w:sz w:val="22"/>
                <w:szCs w:val="22"/>
              </w:rPr>
              <w:t>0.8</w:t>
            </w:r>
            <w:r w:rsidRPr="0093718C" w:rsidR="003F12CC">
              <w:rPr>
                <w:rFonts w:ascii="Arial" w:hAnsi="Arial" w:cs="Arial"/>
                <w:sz w:val="22"/>
                <w:szCs w:val="22"/>
              </w:rPr>
              <w:t>8</w:t>
            </w:r>
          </w:p>
        </w:tc>
        <w:tc>
          <w:tcPr>
            <w:tcW w:w="1152" w:type="dxa"/>
            <w:tcBorders>
              <w:bottom w:val="single" w:color="auto" w:sz="4" w:space="0"/>
            </w:tcBorders>
          </w:tcPr>
          <w:p w:rsidRPr="0093718C" w:rsidR="00614B4E" w:rsidRDefault="00614B4E" w14:paraId="2A6A2857" w14:textId="7F956943">
            <w:pPr>
              <w:spacing w:line="360" w:lineRule="auto"/>
              <w:jc w:val="center"/>
              <w:rPr>
                <w:rFonts w:ascii="Arial" w:hAnsi="Arial" w:cs="Arial"/>
                <w:sz w:val="22"/>
                <w:szCs w:val="22"/>
              </w:rPr>
            </w:pPr>
            <w:r w:rsidRPr="0093718C">
              <w:rPr>
                <w:rFonts w:ascii="Arial" w:hAnsi="Arial" w:cs="Arial"/>
                <w:sz w:val="22"/>
                <w:szCs w:val="22"/>
              </w:rPr>
              <w:t>0.8</w:t>
            </w:r>
            <w:r w:rsidRPr="0093718C" w:rsidR="00EA2175">
              <w:rPr>
                <w:rFonts w:ascii="Arial" w:hAnsi="Arial" w:cs="Arial"/>
                <w:sz w:val="22"/>
                <w:szCs w:val="22"/>
              </w:rPr>
              <w:t>2</w:t>
            </w:r>
          </w:p>
        </w:tc>
      </w:tr>
      <w:tr w:rsidRPr="0093718C" w:rsidR="00614B4E" w14:paraId="1BB89CE3" w14:textId="77777777">
        <w:trPr>
          <w:trHeight w:val="20"/>
        </w:trPr>
        <w:tc>
          <w:tcPr>
            <w:tcW w:w="1584" w:type="dxa"/>
            <w:tcBorders>
              <w:top w:val="single" w:color="auto" w:sz="4" w:space="0"/>
              <w:bottom w:val="single" w:color="auto" w:sz="4" w:space="0"/>
            </w:tcBorders>
          </w:tcPr>
          <w:p w:rsidRPr="0093718C" w:rsidR="00614B4E" w:rsidRDefault="00614B4E" w14:paraId="4FD0E952" w14:textId="77777777">
            <w:pPr>
              <w:spacing w:line="360" w:lineRule="auto"/>
              <w:jc w:val="right"/>
              <w:rPr>
                <w:rFonts w:ascii="Arial" w:hAnsi="Arial" w:cs="Arial"/>
                <w:sz w:val="2"/>
                <w:szCs w:val="2"/>
              </w:rPr>
            </w:pPr>
          </w:p>
        </w:tc>
        <w:tc>
          <w:tcPr>
            <w:tcW w:w="1152" w:type="dxa"/>
            <w:tcBorders>
              <w:top w:val="single" w:color="auto" w:sz="4" w:space="0"/>
              <w:bottom w:val="single" w:color="auto" w:sz="4" w:space="0"/>
            </w:tcBorders>
          </w:tcPr>
          <w:p w:rsidRPr="0093718C" w:rsidR="00614B4E" w:rsidRDefault="00614B4E" w14:paraId="1C93BC1E" w14:textId="77777777">
            <w:pPr>
              <w:spacing w:line="360" w:lineRule="auto"/>
              <w:jc w:val="center"/>
              <w:rPr>
                <w:rFonts w:ascii="Arial" w:hAnsi="Arial" w:cs="Arial"/>
                <w:sz w:val="2"/>
                <w:szCs w:val="2"/>
              </w:rPr>
            </w:pPr>
          </w:p>
        </w:tc>
        <w:tc>
          <w:tcPr>
            <w:tcW w:w="1152" w:type="dxa"/>
            <w:tcBorders>
              <w:top w:val="single" w:color="auto" w:sz="4" w:space="0"/>
              <w:bottom w:val="single" w:color="auto" w:sz="4" w:space="0"/>
            </w:tcBorders>
          </w:tcPr>
          <w:p w:rsidRPr="0093718C" w:rsidR="00614B4E" w:rsidRDefault="00614B4E" w14:paraId="6AA48FC1" w14:textId="77777777">
            <w:pPr>
              <w:spacing w:line="360" w:lineRule="auto"/>
              <w:jc w:val="center"/>
              <w:rPr>
                <w:rFonts w:ascii="Arial" w:hAnsi="Arial" w:cs="Arial"/>
                <w:sz w:val="2"/>
                <w:szCs w:val="2"/>
              </w:rPr>
            </w:pPr>
          </w:p>
        </w:tc>
        <w:tc>
          <w:tcPr>
            <w:tcW w:w="1152" w:type="dxa"/>
            <w:tcBorders>
              <w:top w:val="single" w:color="auto" w:sz="4" w:space="0"/>
              <w:bottom w:val="single" w:color="auto" w:sz="4" w:space="0"/>
            </w:tcBorders>
          </w:tcPr>
          <w:p w:rsidRPr="0093718C" w:rsidR="00614B4E" w:rsidP="00EA2175" w:rsidRDefault="00614B4E" w14:paraId="462BDC8B" w14:textId="77777777">
            <w:pPr>
              <w:spacing w:line="360" w:lineRule="auto"/>
              <w:rPr>
                <w:rFonts w:ascii="Arial" w:hAnsi="Arial" w:cs="Arial"/>
                <w:sz w:val="2"/>
                <w:szCs w:val="2"/>
              </w:rPr>
            </w:pPr>
          </w:p>
        </w:tc>
      </w:tr>
      <w:tr w:rsidRPr="0093718C" w:rsidR="00614B4E" w14:paraId="72A2E170" w14:textId="77777777">
        <w:tc>
          <w:tcPr>
            <w:tcW w:w="1584" w:type="dxa"/>
            <w:tcBorders>
              <w:top w:val="single" w:color="auto" w:sz="4" w:space="0"/>
            </w:tcBorders>
          </w:tcPr>
          <w:p w:rsidRPr="0093718C" w:rsidR="00614B4E" w:rsidRDefault="00614B4E" w14:paraId="14676285" w14:textId="77777777">
            <w:pPr>
              <w:spacing w:line="360" w:lineRule="auto"/>
              <w:jc w:val="right"/>
              <w:rPr>
                <w:rFonts w:ascii="Arial" w:hAnsi="Arial" w:cs="Arial"/>
                <w:sz w:val="22"/>
                <w:szCs w:val="22"/>
              </w:rPr>
            </w:pPr>
            <w:r w:rsidRPr="0093718C">
              <w:rPr>
                <w:rFonts w:ascii="Arial" w:hAnsi="Arial" w:cs="Arial"/>
                <w:sz w:val="22"/>
                <w:szCs w:val="22"/>
              </w:rPr>
              <w:t>Accuracy</w:t>
            </w:r>
          </w:p>
        </w:tc>
        <w:tc>
          <w:tcPr>
            <w:tcW w:w="1152" w:type="dxa"/>
            <w:tcBorders>
              <w:top w:val="single" w:color="auto" w:sz="4" w:space="0"/>
            </w:tcBorders>
          </w:tcPr>
          <w:p w:rsidRPr="0093718C" w:rsidR="00614B4E" w:rsidRDefault="00614B4E" w14:paraId="5D3B48AE" w14:textId="77777777">
            <w:pPr>
              <w:spacing w:line="360" w:lineRule="auto"/>
              <w:jc w:val="center"/>
              <w:rPr>
                <w:rFonts w:ascii="Arial" w:hAnsi="Arial" w:cs="Arial"/>
                <w:sz w:val="22"/>
                <w:szCs w:val="22"/>
              </w:rPr>
            </w:pPr>
          </w:p>
        </w:tc>
        <w:tc>
          <w:tcPr>
            <w:tcW w:w="1152" w:type="dxa"/>
            <w:tcBorders>
              <w:top w:val="single" w:color="auto" w:sz="4" w:space="0"/>
            </w:tcBorders>
          </w:tcPr>
          <w:p w:rsidRPr="0093718C" w:rsidR="00614B4E" w:rsidRDefault="00614B4E" w14:paraId="4660162C" w14:textId="77777777">
            <w:pPr>
              <w:spacing w:line="360" w:lineRule="auto"/>
              <w:jc w:val="center"/>
              <w:rPr>
                <w:rFonts w:ascii="Arial" w:hAnsi="Arial" w:cs="Arial"/>
                <w:sz w:val="22"/>
                <w:szCs w:val="22"/>
              </w:rPr>
            </w:pPr>
          </w:p>
        </w:tc>
        <w:tc>
          <w:tcPr>
            <w:tcW w:w="1152" w:type="dxa"/>
            <w:tcBorders>
              <w:top w:val="single" w:color="auto" w:sz="4" w:space="0"/>
            </w:tcBorders>
          </w:tcPr>
          <w:p w:rsidRPr="0093718C" w:rsidR="00614B4E" w:rsidRDefault="00614B4E" w14:paraId="6F3F8374" w14:textId="02C0C008">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77</w:t>
            </w:r>
          </w:p>
        </w:tc>
      </w:tr>
      <w:tr w:rsidRPr="0093718C" w:rsidR="00614B4E" w14:paraId="394ED1F4" w14:textId="77777777">
        <w:tc>
          <w:tcPr>
            <w:tcW w:w="1584" w:type="dxa"/>
          </w:tcPr>
          <w:p w:rsidRPr="0093718C" w:rsidR="00614B4E" w:rsidRDefault="00614B4E" w14:paraId="6DAF7FE5" w14:textId="77777777">
            <w:pPr>
              <w:spacing w:line="360" w:lineRule="auto"/>
              <w:jc w:val="right"/>
              <w:rPr>
                <w:rFonts w:ascii="Arial" w:hAnsi="Arial" w:cs="Arial"/>
                <w:sz w:val="22"/>
                <w:szCs w:val="22"/>
              </w:rPr>
            </w:pPr>
            <w:r w:rsidRPr="0093718C">
              <w:rPr>
                <w:rFonts w:ascii="Arial" w:hAnsi="Arial" w:cs="Arial"/>
                <w:sz w:val="22"/>
                <w:szCs w:val="22"/>
              </w:rPr>
              <w:t>Macro avg</w:t>
            </w:r>
          </w:p>
        </w:tc>
        <w:tc>
          <w:tcPr>
            <w:tcW w:w="1152" w:type="dxa"/>
          </w:tcPr>
          <w:p w:rsidRPr="0093718C" w:rsidR="00614B4E" w:rsidRDefault="00614B4E" w14:paraId="00CA57ED" w14:textId="3DCD2EF6">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77</w:t>
            </w:r>
          </w:p>
        </w:tc>
        <w:tc>
          <w:tcPr>
            <w:tcW w:w="1152" w:type="dxa"/>
          </w:tcPr>
          <w:p w:rsidRPr="0093718C" w:rsidR="00614B4E" w:rsidRDefault="00614B4E" w14:paraId="6D9BC994" w14:textId="281CE534">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73</w:t>
            </w:r>
          </w:p>
        </w:tc>
        <w:tc>
          <w:tcPr>
            <w:tcW w:w="1152" w:type="dxa"/>
          </w:tcPr>
          <w:p w:rsidRPr="0093718C" w:rsidR="00614B4E" w:rsidRDefault="00614B4E" w14:paraId="0C913299" w14:textId="2B380E57">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74</w:t>
            </w:r>
          </w:p>
        </w:tc>
      </w:tr>
      <w:tr w:rsidRPr="0093718C" w:rsidR="00614B4E" w14:paraId="205F0149" w14:textId="77777777">
        <w:tc>
          <w:tcPr>
            <w:tcW w:w="1584" w:type="dxa"/>
          </w:tcPr>
          <w:p w:rsidRPr="0093718C" w:rsidR="00614B4E" w:rsidRDefault="00614B4E" w14:paraId="1FD9443A" w14:textId="77777777">
            <w:pPr>
              <w:spacing w:line="360" w:lineRule="auto"/>
              <w:jc w:val="right"/>
              <w:rPr>
                <w:rFonts w:ascii="Arial" w:hAnsi="Arial" w:cs="Arial"/>
                <w:sz w:val="22"/>
                <w:szCs w:val="22"/>
              </w:rPr>
            </w:pPr>
            <w:r w:rsidRPr="0093718C">
              <w:rPr>
                <w:rFonts w:ascii="Arial" w:hAnsi="Arial" w:cs="Arial"/>
                <w:sz w:val="22"/>
                <w:szCs w:val="22"/>
              </w:rPr>
              <w:t>Weighted avg</w:t>
            </w:r>
          </w:p>
        </w:tc>
        <w:tc>
          <w:tcPr>
            <w:tcW w:w="1152" w:type="dxa"/>
          </w:tcPr>
          <w:p w:rsidRPr="0093718C" w:rsidR="00614B4E" w:rsidRDefault="00614B4E" w14:paraId="6D1B1C97" w14:textId="27AA91BB">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77</w:t>
            </w:r>
          </w:p>
        </w:tc>
        <w:tc>
          <w:tcPr>
            <w:tcW w:w="1152" w:type="dxa"/>
          </w:tcPr>
          <w:p w:rsidRPr="0093718C" w:rsidR="00614B4E" w:rsidRDefault="00614B4E" w14:paraId="4424BD8C" w14:textId="3420E7FA">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77</w:t>
            </w:r>
          </w:p>
        </w:tc>
        <w:tc>
          <w:tcPr>
            <w:tcW w:w="1152" w:type="dxa"/>
          </w:tcPr>
          <w:p w:rsidRPr="0093718C" w:rsidR="00614B4E" w:rsidRDefault="00614B4E" w14:paraId="508884E4" w14:textId="446010CC">
            <w:pPr>
              <w:spacing w:line="360" w:lineRule="auto"/>
              <w:jc w:val="center"/>
              <w:rPr>
                <w:rFonts w:ascii="Arial" w:hAnsi="Arial" w:cs="Arial"/>
                <w:sz w:val="22"/>
                <w:szCs w:val="22"/>
              </w:rPr>
            </w:pPr>
            <w:r w:rsidRPr="0093718C">
              <w:rPr>
                <w:rFonts w:ascii="Arial" w:hAnsi="Arial" w:cs="Arial"/>
                <w:sz w:val="22"/>
                <w:szCs w:val="22"/>
              </w:rPr>
              <w:t>0.</w:t>
            </w:r>
            <w:r w:rsidRPr="0093718C" w:rsidR="00EA2175">
              <w:rPr>
                <w:rFonts w:ascii="Arial" w:hAnsi="Arial" w:cs="Arial"/>
                <w:sz w:val="22"/>
                <w:szCs w:val="22"/>
              </w:rPr>
              <w:t>77</w:t>
            </w:r>
          </w:p>
        </w:tc>
      </w:tr>
    </w:tbl>
    <w:p w:rsidRPr="0093718C" w:rsidR="007401B5" w:rsidP="000F7B3C" w:rsidRDefault="007401B5" w14:paraId="05312C28" w14:textId="1E38A5ED">
      <w:pPr>
        <w:spacing w:line="360" w:lineRule="auto"/>
        <w:rPr>
          <w:rFonts w:ascii="Arial" w:hAnsi="Arial" w:cs="Arial"/>
          <w:sz w:val="22"/>
          <w:szCs w:val="22"/>
        </w:rPr>
      </w:pPr>
    </w:p>
    <w:p w:rsidRPr="0093718C" w:rsidR="00B64DD7" w:rsidP="00B64DD7" w:rsidRDefault="00B64DD7" w14:paraId="3CFE899E" w14:textId="77777777">
      <w:pPr>
        <w:spacing w:line="360" w:lineRule="auto"/>
        <w:rPr>
          <w:rFonts w:ascii="Arial" w:hAnsi="Arial" w:cs="Arial"/>
          <w:sz w:val="22"/>
          <w:szCs w:val="22"/>
        </w:rPr>
      </w:pPr>
      <w:r w:rsidRPr="0093718C">
        <w:rPr>
          <w:rFonts w:ascii="Arial" w:hAnsi="Arial" w:cs="Arial"/>
          <w:sz w:val="22"/>
          <w:szCs w:val="22"/>
        </w:rPr>
        <w:t>The application of RFE led to improved model accuracy by eliminating irrelevant or redundant features, allowing the model to focus on the most impactful characteristics. As a result, the classifier was able to accurately categorize products as luxury or retail, achieving higher levels of precision. Similarly, the model successfully differentiated between brands within each category, identifying key stylistic elements unique to specific luxury and retail fashion houses.</w:t>
      </w:r>
    </w:p>
    <w:p w:rsidRPr="003F5CBC" w:rsidR="00B64DD7" w:rsidP="00237BD1" w:rsidRDefault="00B64DD7" w14:paraId="1A189AFD" w14:textId="4808CB00">
      <w:pPr>
        <w:spacing w:line="360" w:lineRule="auto"/>
        <w:rPr>
          <w:rFonts w:ascii="Arial" w:hAnsi="Arial" w:cs="Arial"/>
          <w:b/>
          <w:bCs/>
          <w:sz w:val="22"/>
          <w:szCs w:val="22"/>
        </w:rPr>
      </w:pPr>
      <w:r w:rsidRPr="003F5CBC">
        <w:rPr>
          <w:rFonts w:ascii="Arial" w:hAnsi="Arial" w:cs="Arial"/>
          <w:b/>
          <w:bCs/>
          <w:sz w:val="22"/>
          <w:szCs w:val="22"/>
        </w:rPr>
        <w:t>Confusion Matrix</w:t>
      </w:r>
    </w:p>
    <w:p w:rsidRPr="0093718C" w:rsidR="00237BD1" w:rsidP="00237BD1" w:rsidRDefault="002601D8" w14:paraId="45CC7950" w14:textId="61BFE748">
      <w:pPr>
        <w:spacing w:line="360" w:lineRule="auto"/>
        <w:rPr>
          <w:rFonts w:ascii="Arial" w:hAnsi="Arial" w:cs="Arial"/>
          <w:sz w:val="22"/>
          <w:szCs w:val="22"/>
        </w:rPr>
      </w:pPr>
      <w:r w:rsidRPr="0093718C">
        <w:rPr>
          <w:rFonts w:ascii="Arial" w:hAnsi="Arial" w:cs="Arial"/>
          <w:sz w:val="22"/>
          <w:szCs w:val="22"/>
        </w:rPr>
        <w:t xml:space="preserve">By using </w:t>
      </w:r>
      <w:r w:rsidRPr="0093718C" w:rsidR="005A01EE">
        <w:rPr>
          <w:rFonts w:ascii="Arial" w:hAnsi="Arial" w:cs="Arial"/>
          <w:sz w:val="22"/>
          <w:szCs w:val="22"/>
        </w:rPr>
        <w:t xml:space="preserve">a confusion matrix, </w:t>
      </w:r>
      <w:proofErr w:type="gramStart"/>
      <w:r w:rsidRPr="0093718C" w:rsidR="005A01EE">
        <w:rPr>
          <w:rFonts w:ascii="Arial" w:hAnsi="Arial" w:cs="Arial"/>
          <w:sz w:val="22"/>
          <w:szCs w:val="22"/>
        </w:rPr>
        <w:t>is</w:t>
      </w:r>
      <w:proofErr w:type="gramEnd"/>
      <w:r w:rsidRPr="0093718C" w:rsidR="005A01EE">
        <w:rPr>
          <w:rFonts w:ascii="Arial" w:hAnsi="Arial" w:cs="Arial"/>
          <w:sz w:val="22"/>
          <w:szCs w:val="22"/>
        </w:rPr>
        <w:t xml:space="preserve"> possible to </w:t>
      </w:r>
      <w:r w:rsidRPr="0093718C" w:rsidR="00237BD1">
        <w:rPr>
          <w:rFonts w:ascii="Arial" w:hAnsi="Arial" w:cs="Arial"/>
          <w:sz w:val="22"/>
          <w:szCs w:val="22"/>
        </w:rPr>
        <w:t>have</w:t>
      </w:r>
      <w:r w:rsidRPr="00237BD1" w:rsidR="00237BD1">
        <w:rPr>
          <w:rFonts w:ascii="Arial" w:hAnsi="Arial" w:cs="Arial"/>
          <w:sz w:val="22"/>
          <w:szCs w:val="22"/>
        </w:rPr>
        <w:t xml:space="preserve"> insight into the performance of the classification model in distinguishing between luxury and retail brands. The model demonstrates a high degree of accuracy in correctly classifying brands within their respective categories. Key observations include:</w:t>
      </w:r>
    </w:p>
    <w:p w:rsidR="000E5D09" w:rsidP="00EB3510" w:rsidRDefault="004941BD" w14:paraId="3200BD24" w14:textId="77777777">
      <w:pPr>
        <w:keepNext/>
        <w:spacing w:line="360" w:lineRule="auto"/>
        <w:jc w:val="center"/>
      </w:pPr>
      <w:r w:rsidRPr="0093718C">
        <w:rPr>
          <w:rFonts w:ascii="Arial" w:hAnsi="Arial" w:cs="Arial"/>
          <w:noProof/>
          <w:sz w:val="22"/>
          <w:szCs w:val="22"/>
        </w:rPr>
        <w:drawing>
          <wp:inline distT="0" distB="0" distL="0" distR="0" wp14:anchorId="7CEC7B98" wp14:editId="174E8230">
            <wp:extent cx="2622034" cy="2826141"/>
            <wp:effectExtent l="0" t="0" r="6985" b="0"/>
            <wp:docPr id="228745993" name="Picture 1" descr="A blue squares with whit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45993" name="Picture 1" descr="A blue squares with white numbers&#10;&#10;Description automatically generated with medium confidence"/>
                    <pic:cNvPicPr/>
                  </pic:nvPicPr>
                  <pic:blipFill>
                    <a:blip r:embed="rId22"/>
                    <a:stretch>
                      <a:fillRect/>
                    </a:stretch>
                  </pic:blipFill>
                  <pic:spPr>
                    <a:xfrm>
                      <a:off x="0" y="0"/>
                      <a:ext cx="2626632" cy="2831097"/>
                    </a:xfrm>
                    <a:prstGeom prst="rect">
                      <a:avLst/>
                    </a:prstGeom>
                  </pic:spPr>
                </pic:pic>
              </a:graphicData>
            </a:graphic>
          </wp:inline>
        </w:drawing>
      </w:r>
    </w:p>
    <w:p w:rsidRPr="00237BD1" w:rsidR="004941BD" w:rsidP="00EB3510" w:rsidRDefault="000E5D09" w14:paraId="5180C98A" w14:textId="12E0495F">
      <w:pPr>
        <w:pStyle w:val="Caption"/>
        <w:ind w:firstLine="2340"/>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12</w:t>
      </w:r>
      <w:r>
        <w:fldChar w:fldCharType="end"/>
      </w:r>
      <w:r>
        <w:t>: Confusion</w:t>
      </w:r>
    </w:p>
    <w:p w:rsidRPr="00237BD1" w:rsidR="00237BD1" w:rsidP="00237BD1" w:rsidRDefault="00237BD1" w14:paraId="5056D3B2" w14:textId="4AC48F88">
      <w:pPr>
        <w:numPr>
          <w:ilvl w:val="0"/>
          <w:numId w:val="5"/>
        </w:numPr>
        <w:spacing w:line="360" w:lineRule="auto"/>
        <w:rPr>
          <w:rFonts w:ascii="Arial" w:hAnsi="Arial" w:cs="Arial"/>
          <w:sz w:val="22"/>
          <w:szCs w:val="22"/>
        </w:rPr>
      </w:pPr>
      <w:r w:rsidRPr="00237BD1">
        <w:rPr>
          <w:rFonts w:ascii="Arial" w:hAnsi="Arial" w:cs="Arial"/>
          <w:b/>
          <w:bCs/>
          <w:sz w:val="22"/>
          <w:szCs w:val="22"/>
        </w:rPr>
        <w:t>Luxury Brand Classification</w:t>
      </w:r>
      <w:r w:rsidRPr="00237BD1">
        <w:rPr>
          <w:rFonts w:ascii="Arial" w:hAnsi="Arial" w:cs="Arial"/>
          <w:sz w:val="22"/>
          <w:szCs w:val="22"/>
        </w:rPr>
        <w:t xml:space="preserve">: brand 1 and brand 2 were correctly classified most of the time, with the model achieving an accuracy of 80% for </w:t>
      </w:r>
      <w:r w:rsidRPr="0093718C" w:rsidR="00B64DD7">
        <w:rPr>
          <w:rFonts w:ascii="Arial" w:hAnsi="Arial" w:cs="Arial"/>
          <w:sz w:val="22"/>
          <w:szCs w:val="22"/>
        </w:rPr>
        <w:t>Brand 1</w:t>
      </w:r>
      <w:r w:rsidRPr="00237BD1">
        <w:rPr>
          <w:rFonts w:ascii="Arial" w:hAnsi="Arial" w:cs="Arial"/>
          <w:sz w:val="22"/>
          <w:szCs w:val="22"/>
        </w:rPr>
        <w:t xml:space="preserve"> and significant </w:t>
      </w:r>
      <w:r w:rsidRPr="00237BD1">
        <w:rPr>
          <w:rFonts w:ascii="Arial" w:hAnsi="Arial" w:cs="Arial"/>
          <w:sz w:val="22"/>
          <w:szCs w:val="22"/>
        </w:rPr>
        <w:lastRenderedPageBreak/>
        <w:t xml:space="preserve">accuracy for </w:t>
      </w:r>
      <w:r w:rsidRPr="0093718C" w:rsidR="00B64DD7">
        <w:rPr>
          <w:rFonts w:ascii="Arial" w:hAnsi="Arial" w:cs="Arial"/>
          <w:sz w:val="22"/>
          <w:szCs w:val="22"/>
        </w:rPr>
        <w:t>Brand 2</w:t>
      </w:r>
      <w:r w:rsidRPr="00237BD1">
        <w:rPr>
          <w:rFonts w:ascii="Arial" w:hAnsi="Arial" w:cs="Arial"/>
          <w:sz w:val="22"/>
          <w:szCs w:val="22"/>
        </w:rPr>
        <w:t xml:space="preserve"> as well. However, there is some overlap, indicating occasional confusion between luxury brands and retail brands.</w:t>
      </w:r>
    </w:p>
    <w:p w:rsidRPr="00237BD1" w:rsidR="00B64DD7" w:rsidP="00B64DD7" w:rsidRDefault="00237BD1" w14:paraId="47AB159E" w14:textId="3FB49542">
      <w:pPr>
        <w:numPr>
          <w:ilvl w:val="0"/>
          <w:numId w:val="5"/>
        </w:numPr>
        <w:spacing w:line="360" w:lineRule="auto"/>
        <w:rPr>
          <w:rFonts w:ascii="Arial" w:hAnsi="Arial" w:cs="Arial"/>
          <w:sz w:val="22"/>
          <w:szCs w:val="22"/>
        </w:rPr>
      </w:pPr>
      <w:r w:rsidRPr="00237BD1">
        <w:rPr>
          <w:rFonts w:ascii="Arial" w:hAnsi="Arial" w:cs="Arial"/>
          <w:b/>
          <w:bCs/>
          <w:sz w:val="22"/>
          <w:szCs w:val="22"/>
        </w:rPr>
        <w:t>Retail Brand Classification</w:t>
      </w:r>
      <w:r w:rsidRPr="00237BD1">
        <w:rPr>
          <w:rFonts w:ascii="Arial" w:hAnsi="Arial" w:cs="Arial"/>
          <w:sz w:val="22"/>
          <w:szCs w:val="22"/>
        </w:rPr>
        <w:t xml:space="preserve">: brand 3 and brand </w:t>
      </w:r>
      <w:r w:rsidRPr="0093718C">
        <w:rPr>
          <w:rFonts w:ascii="Arial" w:hAnsi="Arial" w:cs="Arial"/>
          <w:sz w:val="22"/>
          <w:szCs w:val="22"/>
        </w:rPr>
        <w:t>4</w:t>
      </w:r>
      <w:r w:rsidRPr="00237BD1">
        <w:rPr>
          <w:rFonts w:ascii="Arial" w:hAnsi="Arial" w:cs="Arial"/>
          <w:sz w:val="22"/>
          <w:szCs w:val="22"/>
        </w:rPr>
        <w:t xml:space="preserve"> were also generally well-classified. The model showed strong accuracy for Mango, with very few misclassifications. </w:t>
      </w:r>
      <w:r w:rsidRPr="0093718C" w:rsidR="00B64DD7">
        <w:rPr>
          <w:rFonts w:ascii="Arial" w:hAnsi="Arial" w:cs="Arial"/>
          <w:sz w:val="22"/>
          <w:szCs w:val="22"/>
        </w:rPr>
        <w:t>Brand 3</w:t>
      </w:r>
      <w:r w:rsidRPr="00237BD1">
        <w:rPr>
          <w:rFonts w:ascii="Arial" w:hAnsi="Arial" w:cs="Arial"/>
          <w:sz w:val="22"/>
          <w:szCs w:val="22"/>
        </w:rPr>
        <w:t xml:space="preserve"> had some confusion with </w:t>
      </w:r>
      <w:r w:rsidRPr="0093718C" w:rsidR="00B64DD7">
        <w:rPr>
          <w:rFonts w:ascii="Arial" w:hAnsi="Arial" w:cs="Arial"/>
          <w:sz w:val="22"/>
          <w:szCs w:val="22"/>
        </w:rPr>
        <w:t>Brand 4</w:t>
      </w:r>
      <w:r w:rsidRPr="00237BD1">
        <w:rPr>
          <w:rFonts w:ascii="Arial" w:hAnsi="Arial" w:cs="Arial"/>
          <w:sz w:val="22"/>
          <w:szCs w:val="22"/>
        </w:rPr>
        <w:t>, reflecting the similarity in styles between these two retail brands.</w:t>
      </w:r>
    </w:p>
    <w:p w:rsidRPr="0093718C" w:rsidR="00D8458B" w:rsidP="000F7B3C" w:rsidRDefault="00237BD1" w14:paraId="12CC8E25" w14:textId="710E0465">
      <w:pPr>
        <w:spacing w:line="360" w:lineRule="auto"/>
        <w:rPr>
          <w:rFonts w:ascii="Arial" w:hAnsi="Arial" w:cs="Arial"/>
          <w:sz w:val="22"/>
          <w:szCs w:val="22"/>
        </w:rPr>
      </w:pPr>
      <w:r w:rsidRPr="00237BD1">
        <w:rPr>
          <w:rFonts w:ascii="Arial" w:hAnsi="Arial" w:cs="Arial"/>
          <w:sz w:val="22"/>
          <w:szCs w:val="22"/>
        </w:rPr>
        <w:t>Overall, the confusion matrix reflects that the model performs well in differentiating between luxury and retail categories but has some difficulty distinguishing individual brands within each category. This suggests that while certain features are effective for broad classification (luxury vs. retail), finer distinctions between specific brands may require additional or more nuanced features to improve classification accuracy further</w:t>
      </w:r>
    </w:p>
    <w:p w:rsidRPr="00136A80" w:rsidR="004C7FB5" w:rsidP="00136A80" w:rsidRDefault="004C7FB5" w14:paraId="62C7B1CB" w14:textId="52ACF148">
      <w:pPr>
        <w:pStyle w:val="Heading4"/>
        <w:rPr>
          <w:rFonts w:ascii="Arial" w:hAnsi="Arial" w:cs="Arial"/>
          <w:b/>
          <w:bCs/>
          <w:i w:val="0"/>
          <w:iCs w:val="0"/>
          <w:sz w:val="22"/>
          <w:szCs w:val="22"/>
        </w:rPr>
      </w:pPr>
      <w:r w:rsidRPr="00136A80">
        <w:rPr>
          <w:rFonts w:ascii="Arial" w:hAnsi="Arial" w:cs="Arial"/>
          <w:b/>
          <w:bCs/>
          <w:i w:val="0"/>
          <w:iCs w:val="0"/>
          <w:sz w:val="22"/>
          <w:szCs w:val="22"/>
        </w:rPr>
        <w:t xml:space="preserve">4.2.2 </w:t>
      </w:r>
      <w:r w:rsidRPr="00136A80" w:rsidR="003451EB">
        <w:rPr>
          <w:rFonts w:ascii="Arial" w:hAnsi="Arial" w:cs="Arial"/>
          <w:b/>
          <w:bCs/>
          <w:i w:val="0"/>
          <w:iCs w:val="0"/>
          <w:sz w:val="22"/>
          <w:szCs w:val="22"/>
        </w:rPr>
        <w:t>Cosine similarity and semantic analysis</w:t>
      </w:r>
      <w:r w:rsidRPr="00136A80">
        <w:rPr>
          <w:rFonts w:ascii="Arial" w:hAnsi="Arial" w:cs="Arial"/>
          <w:b/>
          <w:bCs/>
          <w:i w:val="0"/>
          <w:iCs w:val="0"/>
          <w:sz w:val="22"/>
          <w:szCs w:val="22"/>
        </w:rPr>
        <w:t xml:space="preserve"> </w:t>
      </w:r>
    </w:p>
    <w:p w:rsidRPr="0093718C" w:rsidR="00E363A4" w:rsidP="000F7B3C" w:rsidRDefault="003451EB" w14:paraId="4DD9DEE3" w14:textId="1A24578E">
      <w:pPr>
        <w:spacing w:line="360" w:lineRule="auto"/>
        <w:rPr>
          <w:rFonts w:ascii="Arial" w:hAnsi="Arial" w:cs="Arial"/>
          <w:sz w:val="22"/>
          <w:szCs w:val="22"/>
        </w:rPr>
      </w:pPr>
      <w:r w:rsidRPr="0093718C">
        <w:rPr>
          <w:rFonts w:ascii="Arial" w:hAnsi="Arial" w:cs="Arial"/>
          <w:sz w:val="22"/>
          <w:szCs w:val="22"/>
        </w:rPr>
        <w:t>Despite the effectiveness of the embedding model in generating structured data for classification, its performance in generating actionable data insights was limited. When examining the cosine similarity matrix and the heatmap generated from hierarchical clustering, the results failed to reveal meaningful relationships or patterns between luxury and retail brands. Unlike the recommendation model, which was able to identify stylistic similarities, the embedding-based model did not clearly differentiate between similar or dissimilar items in a way that provided useful insights.</w:t>
      </w:r>
    </w:p>
    <w:p w:rsidRPr="0093718C" w:rsidR="00981C86" w:rsidP="000F7B3C" w:rsidRDefault="00F9635D" w14:paraId="2BA24F6F" w14:textId="69CBB99A">
      <w:pPr>
        <w:spacing w:line="360" w:lineRule="auto"/>
        <w:rPr>
          <w:rFonts w:ascii="Arial" w:hAnsi="Arial" w:cs="Arial"/>
          <w:sz w:val="22"/>
          <w:szCs w:val="22"/>
        </w:rPr>
      </w:pPr>
      <w:r w:rsidRPr="0093718C">
        <w:rPr>
          <w:rFonts w:ascii="Arial" w:hAnsi="Arial" w:cs="Arial"/>
          <w:sz w:val="22"/>
          <w:szCs w:val="22"/>
        </w:rPr>
        <w:t>A sample</w:t>
      </w:r>
      <w:r w:rsidRPr="0093718C" w:rsidR="00793DE7">
        <w:rPr>
          <w:rFonts w:ascii="Arial" w:hAnsi="Arial" w:cs="Arial"/>
          <w:sz w:val="22"/>
          <w:szCs w:val="22"/>
        </w:rPr>
        <w:t xml:space="preserve"> </w:t>
      </w:r>
      <w:r w:rsidRPr="0093718C">
        <w:rPr>
          <w:rFonts w:ascii="Arial" w:hAnsi="Arial" w:cs="Arial"/>
          <w:sz w:val="22"/>
          <w:szCs w:val="22"/>
        </w:rPr>
        <w:t xml:space="preserve">of </w:t>
      </w:r>
      <w:r w:rsidRPr="0093718C" w:rsidR="006F660B">
        <w:rPr>
          <w:rFonts w:ascii="Arial" w:hAnsi="Arial" w:cs="Arial"/>
          <w:sz w:val="22"/>
          <w:szCs w:val="22"/>
        </w:rPr>
        <w:t xml:space="preserve">items </w:t>
      </w:r>
      <w:r w:rsidRPr="0093718C" w:rsidR="008F0B54">
        <w:rPr>
          <w:rFonts w:ascii="Arial" w:hAnsi="Arial" w:cs="Arial"/>
          <w:sz w:val="22"/>
          <w:szCs w:val="22"/>
        </w:rPr>
        <w:t>were</w:t>
      </w:r>
      <w:r w:rsidRPr="0093718C" w:rsidR="006F660B">
        <w:rPr>
          <w:rFonts w:ascii="Arial" w:hAnsi="Arial" w:cs="Arial"/>
          <w:sz w:val="22"/>
          <w:szCs w:val="22"/>
        </w:rPr>
        <w:t xml:space="preserve"> selected from the </w:t>
      </w:r>
      <w:r w:rsidRPr="0093718C" w:rsidR="00FA7FCF">
        <w:rPr>
          <w:rFonts w:ascii="Arial" w:hAnsi="Arial" w:cs="Arial"/>
          <w:sz w:val="22"/>
          <w:szCs w:val="22"/>
        </w:rPr>
        <w:t>six</w:t>
      </w:r>
      <w:r w:rsidRPr="0093718C" w:rsidR="006F660B">
        <w:rPr>
          <w:rFonts w:ascii="Arial" w:hAnsi="Arial" w:cs="Arial"/>
          <w:sz w:val="22"/>
          <w:szCs w:val="22"/>
        </w:rPr>
        <w:t xml:space="preserve"> </w:t>
      </w:r>
      <w:r w:rsidRPr="0093718C" w:rsidR="00793DE7">
        <w:rPr>
          <w:rFonts w:ascii="Arial" w:hAnsi="Arial" w:cs="Arial"/>
          <w:sz w:val="22"/>
          <w:szCs w:val="22"/>
        </w:rPr>
        <w:t xml:space="preserve">clusters in the luxury </w:t>
      </w:r>
      <w:r w:rsidRPr="0093718C" w:rsidR="006F660B">
        <w:rPr>
          <w:rFonts w:ascii="Arial" w:hAnsi="Arial" w:cs="Arial"/>
          <w:sz w:val="22"/>
          <w:szCs w:val="22"/>
        </w:rPr>
        <w:t>items</w:t>
      </w:r>
      <w:r w:rsidRPr="0093718C" w:rsidR="006130B8">
        <w:rPr>
          <w:rFonts w:ascii="Arial" w:hAnsi="Arial" w:cs="Arial"/>
          <w:sz w:val="22"/>
          <w:szCs w:val="22"/>
        </w:rPr>
        <w:t xml:space="preserve"> to evaluate the cosine similarity.</w:t>
      </w:r>
    </w:p>
    <w:p w:rsidR="00FC172A" w:rsidP="00FC172A" w:rsidRDefault="00C45BD7" w14:paraId="3D9F22BA" w14:textId="77777777">
      <w:pPr>
        <w:keepNext/>
        <w:spacing w:line="360" w:lineRule="auto"/>
      </w:pPr>
      <w:r w:rsidRPr="0093718C">
        <w:rPr>
          <w:rFonts w:ascii="Arial" w:hAnsi="Arial" w:cs="Arial"/>
          <w:noProof/>
          <w:sz w:val="22"/>
          <w:szCs w:val="22"/>
        </w:rPr>
        <w:drawing>
          <wp:inline distT="0" distB="0" distL="0" distR="0" wp14:anchorId="6FD3CE90" wp14:editId="58321315">
            <wp:extent cx="4806950" cy="1585070"/>
            <wp:effectExtent l="0" t="0" r="0" b="0"/>
            <wp:docPr id="1216085911" name="Picture 1" descr="A diagram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85911" name="Picture 1" descr="A diagram with lines and dots&#10;&#10;Description automatically generated"/>
                    <pic:cNvPicPr/>
                  </pic:nvPicPr>
                  <pic:blipFill>
                    <a:blip r:embed="rId23"/>
                    <a:stretch>
                      <a:fillRect/>
                    </a:stretch>
                  </pic:blipFill>
                  <pic:spPr>
                    <a:xfrm>
                      <a:off x="0" y="0"/>
                      <a:ext cx="4813404" cy="1587198"/>
                    </a:xfrm>
                    <a:prstGeom prst="rect">
                      <a:avLst/>
                    </a:prstGeom>
                  </pic:spPr>
                </pic:pic>
              </a:graphicData>
            </a:graphic>
          </wp:inline>
        </w:drawing>
      </w:r>
    </w:p>
    <w:p w:rsidRPr="0093718C" w:rsidR="00A31C0E" w:rsidP="00FC172A" w:rsidRDefault="00FC172A" w14:paraId="2534AE7C" w14:textId="0E6D2F09">
      <w:pPr>
        <w:pStyle w:val="Caption"/>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13</w:t>
      </w:r>
      <w:r>
        <w:fldChar w:fldCharType="end"/>
      </w:r>
      <w:r>
        <w:t xml:space="preserve">: Dendrogram highlighting the clusters and the selected </w:t>
      </w:r>
      <w:r>
        <w:rPr>
          <w:noProof/>
        </w:rPr>
        <w:t>items to explore</w:t>
      </w:r>
    </w:p>
    <w:p w:rsidRPr="0093718C" w:rsidR="005C40B1" w:rsidRDefault="00990B19" w14:paraId="6A7A67E5" w14:textId="7DCA2290">
      <w:pPr>
        <w:rPr>
          <w:rFonts w:ascii="Arial" w:hAnsi="Arial" w:cs="Arial"/>
          <w:sz w:val="22"/>
          <w:szCs w:val="22"/>
        </w:rPr>
      </w:pPr>
      <w:r w:rsidRPr="0093718C">
        <w:rPr>
          <w:rFonts w:ascii="Arial" w:hAnsi="Arial" w:cs="Arial"/>
          <w:sz w:val="22"/>
          <w:szCs w:val="22"/>
        </w:rPr>
        <w:t>Generating the following heatmap</w:t>
      </w:r>
      <w:r w:rsidRPr="0093718C" w:rsidR="0096174E">
        <w:rPr>
          <w:rFonts w:ascii="Arial" w:hAnsi="Arial" w:cs="Arial"/>
          <w:sz w:val="22"/>
          <w:szCs w:val="22"/>
        </w:rPr>
        <w:t xml:space="preserve"> to understand the most and least similar clothing </w:t>
      </w:r>
      <w:proofErr w:type="spellStart"/>
      <w:r w:rsidRPr="0093718C" w:rsidR="0096174E">
        <w:rPr>
          <w:rFonts w:ascii="Arial" w:hAnsi="Arial" w:cs="Arial"/>
          <w:sz w:val="22"/>
          <w:szCs w:val="22"/>
        </w:rPr>
        <w:t>peaces</w:t>
      </w:r>
      <w:proofErr w:type="spellEnd"/>
      <w:r w:rsidRPr="0093718C" w:rsidR="0096174E">
        <w:rPr>
          <w:rFonts w:ascii="Arial" w:hAnsi="Arial" w:cs="Arial"/>
          <w:sz w:val="22"/>
          <w:szCs w:val="22"/>
        </w:rPr>
        <w:t xml:space="preserve"> in </w:t>
      </w:r>
      <w:r w:rsidRPr="0093718C" w:rsidR="00CC2101">
        <w:rPr>
          <w:rFonts w:ascii="Arial" w:hAnsi="Arial" w:cs="Arial"/>
          <w:sz w:val="22"/>
          <w:szCs w:val="22"/>
        </w:rPr>
        <w:t>the retail space</w:t>
      </w:r>
      <w:r w:rsidRPr="0093718C">
        <w:rPr>
          <w:rFonts w:ascii="Arial" w:hAnsi="Arial" w:cs="Arial"/>
          <w:sz w:val="22"/>
          <w:szCs w:val="22"/>
        </w:rPr>
        <w:t>:</w:t>
      </w:r>
    </w:p>
    <w:p w:rsidR="00FC172A" w:rsidP="00FC172A" w:rsidRDefault="00990B19" w14:paraId="14F10BC5" w14:textId="77777777">
      <w:pPr>
        <w:keepNext/>
      </w:pPr>
      <w:r w:rsidRPr="0093718C">
        <w:rPr>
          <w:rFonts w:ascii="Arial" w:hAnsi="Arial" w:cs="Arial"/>
          <w:noProof/>
          <w:sz w:val="22"/>
          <w:szCs w:val="22"/>
        </w:rPr>
        <w:lastRenderedPageBreak/>
        <w:drawing>
          <wp:inline distT="0" distB="0" distL="0" distR="0" wp14:anchorId="7889F8C4" wp14:editId="6AFD80FA">
            <wp:extent cx="5384800" cy="1782640"/>
            <wp:effectExtent l="0" t="0" r="6350" b="8255"/>
            <wp:docPr id="144474010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0103" name="Picture 1" descr="A close-up of a graph&#10;&#10;Description automatically generated"/>
                    <pic:cNvPicPr/>
                  </pic:nvPicPr>
                  <pic:blipFill>
                    <a:blip r:embed="rId24"/>
                    <a:stretch>
                      <a:fillRect/>
                    </a:stretch>
                  </pic:blipFill>
                  <pic:spPr>
                    <a:xfrm>
                      <a:off x="0" y="0"/>
                      <a:ext cx="5420116" cy="1794331"/>
                    </a:xfrm>
                    <a:prstGeom prst="rect">
                      <a:avLst/>
                    </a:prstGeom>
                  </pic:spPr>
                </pic:pic>
              </a:graphicData>
            </a:graphic>
          </wp:inline>
        </w:drawing>
      </w:r>
    </w:p>
    <w:p w:rsidRPr="0093718C" w:rsidR="00990B19" w:rsidP="00FC172A" w:rsidRDefault="00FC172A" w14:paraId="6B197214" w14:textId="669A0B03">
      <w:pPr>
        <w:pStyle w:val="Caption"/>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14</w:t>
      </w:r>
      <w:r>
        <w:fldChar w:fldCharType="end"/>
      </w:r>
      <w:r>
        <w:t>: Heatmap of the selected items to explore</w:t>
      </w:r>
    </w:p>
    <w:p w:rsidRPr="0093718C" w:rsidR="00990B19" w:rsidRDefault="00BC63E8" w14:paraId="4AFD011A" w14:textId="104FEAF6">
      <w:pPr>
        <w:rPr>
          <w:rFonts w:ascii="Arial" w:hAnsi="Arial" w:cs="Arial"/>
          <w:sz w:val="22"/>
          <w:szCs w:val="22"/>
        </w:rPr>
      </w:pPr>
      <w:r w:rsidRPr="0093718C">
        <w:rPr>
          <w:rFonts w:ascii="Arial" w:hAnsi="Arial" w:cs="Arial"/>
          <w:sz w:val="22"/>
          <w:szCs w:val="22"/>
        </w:rPr>
        <w:t>To</w:t>
      </w:r>
      <w:r w:rsidRPr="0093718C" w:rsidR="00B37B42">
        <w:rPr>
          <w:rFonts w:ascii="Arial" w:hAnsi="Arial" w:cs="Arial"/>
          <w:sz w:val="22"/>
          <w:szCs w:val="22"/>
        </w:rPr>
        <w:t xml:space="preserve"> better explore the </w:t>
      </w:r>
      <w:r w:rsidRPr="0093718C" w:rsidR="006160F8">
        <w:rPr>
          <w:rFonts w:ascii="Arial" w:hAnsi="Arial" w:cs="Arial"/>
          <w:sz w:val="22"/>
          <w:szCs w:val="22"/>
        </w:rPr>
        <w:t>most and least similar clothing, we selected the top and least 3 items for each l</w:t>
      </w:r>
      <w:r w:rsidRPr="0093718C" w:rsidR="00A20086">
        <w:rPr>
          <w:rFonts w:ascii="Arial" w:hAnsi="Arial" w:cs="Arial"/>
          <w:sz w:val="22"/>
          <w:szCs w:val="22"/>
        </w:rPr>
        <w:t>uxury ite</w:t>
      </w:r>
      <w:r w:rsidRPr="0093718C" w:rsidR="00C511B3">
        <w:rPr>
          <w:rFonts w:ascii="Arial" w:hAnsi="Arial" w:cs="Arial"/>
          <w:sz w:val="22"/>
          <w:szCs w:val="22"/>
        </w:rPr>
        <w:t xml:space="preserve">m, allowing us to compare the images and </w:t>
      </w:r>
      <w:proofErr w:type="gramStart"/>
      <w:r w:rsidRPr="0093718C" w:rsidR="00543308">
        <w:rPr>
          <w:rFonts w:ascii="Arial" w:hAnsi="Arial" w:cs="Arial"/>
          <w:sz w:val="22"/>
          <w:szCs w:val="22"/>
        </w:rPr>
        <w:t>its</w:t>
      </w:r>
      <w:proofErr w:type="gramEnd"/>
      <w:r w:rsidRPr="0093718C" w:rsidR="00543308">
        <w:rPr>
          <w:rFonts w:ascii="Arial" w:hAnsi="Arial" w:cs="Arial"/>
          <w:sz w:val="22"/>
          <w:szCs w:val="22"/>
        </w:rPr>
        <w:t xml:space="preserve"> </w:t>
      </w:r>
      <w:r w:rsidRPr="0093718C" w:rsidR="00C511B3">
        <w:rPr>
          <w:rFonts w:ascii="Arial" w:hAnsi="Arial" w:cs="Arial"/>
          <w:sz w:val="22"/>
          <w:szCs w:val="22"/>
        </w:rPr>
        <w:t>characteristics.</w:t>
      </w:r>
    </w:p>
    <w:p w:rsidR="00FC172A" w:rsidRDefault="005C40B1" w14:paraId="59B64984" w14:textId="77777777">
      <w:pPr>
        <w:rPr>
          <w:rFonts w:ascii="Arial" w:hAnsi="Arial" w:cs="Arial"/>
          <w:sz w:val="22"/>
          <w:szCs w:val="22"/>
        </w:rPr>
      </w:pPr>
      <w:r w:rsidRPr="0093718C">
        <w:rPr>
          <w:rFonts w:ascii="Arial" w:hAnsi="Arial" w:cs="Arial"/>
          <w:noProof/>
          <w:sz w:val="22"/>
          <w:szCs w:val="22"/>
        </w:rPr>
        <w:drawing>
          <wp:inline distT="0" distB="0" distL="0" distR="0" wp14:anchorId="5F20C22A" wp14:editId="0AC8414D">
            <wp:extent cx="4754880" cy="1699128"/>
            <wp:effectExtent l="0" t="0" r="7620" b="0"/>
            <wp:docPr id="175093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37997" name=""/>
                    <pic:cNvPicPr/>
                  </pic:nvPicPr>
                  <pic:blipFill rotWithShape="1">
                    <a:blip r:embed="rId25"/>
                    <a:srcRect b="48611"/>
                    <a:stretch/>
                  </pic:blipFill>
                  <pic:spPr bwMode="auto">
                    <a:xfrm>
                      <a:off x="0" y="0"/>
                      <a:ext cx="4754880" cy="1699128"/>
                    </a:xfrm>
                    <a:prstGeom prst="rect">
                      <a:avLst/>
                    </a:prstGeom>
                    <a:ln>
                      <a:noFill/>
                    </a:ln>
                    <a:extLst>
                      <a:ext uri="{53640926-AAD7-44D8-BBD7-CCE9431645EC}">
                        <a14:shadowObscured xmlns:a14="http://schemas.microsoft.com/office/drawing/2010/main"/>
                      </a:ext>
                    </a:extLst>
                  </pic:spPr>
                </pic:pic>
              </a:graphicData>
            </a:graphic>
          </wp:inline>
        </w:drawing>
      </w:r>
    </w:p>
    <w:p w:rsidRPr="0093718C" w:rsidR="00E32352" w:rsidRDefault="00FC172A" w14:paraId="53BEEF69" w14:textId="4B73DF3B">
      <w:pPr>
        <w:rPr>
          <w:rFonts w:ascii="Arial" w:hAnsi="Arial" w:cs="Arial"/>
          <w:sz w:val="22"/>
          <w:szCs w:val="22"/>
        </w:rPr>
      </w:pPr>
      <w:r w:rsidRPr="0093718C">
        <w:rPr>
          <w:rFonts w:ascii="Arial" w:hAnsi="Arial" w:cs="Arial"/>
          <w:noProof/>
          <w:sz w:val="22"/>
          <w:szCs w:val="22"/>
        </w:rPr>
        <w:drawing>
          <wp:inline distT="0" distB="0" distL="0" distR="0" wp14:anchorId="4AAAB780" wp14:editId="3ED595C5">
            <wp:extent cx="4754880" cy="1617470"/>
            <wp:effectExtent l="0" t="0" r="7620" b="1905"/>
            <wp:docPr id="136355047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50476" name="Picture 1" descr="A screenshot of a website&#10;&#10;Description automatically generated"/>
                    <pic:cNvPicPr/>
                  </pic:nvPicPr>
                  <pic:blipFill rotWithShape="1">
                    <a:blip r:embed="rId25"/>
                    <a:srcRect t="51081"/>
                    <a:stretch/>
                  </pic:blipFill>
                  <pic:spPr bwMode="auto">
                    <a:xfrm>
                      <a:off x="0" y="0"/>
                      <a:ext cx="4754880" cy="1617470"/>
                    </a:xfrm>
                    <a:prstGeom prst="rect">
                      <a:avLst/>
                    </a:prstGeom>
                    <a:ln>
                      <a:noFill/>
                    </a:ln>
                    <a:extLst>
                      <a:ext uri="{53640926-AAD7-44D8-BBD7-CCE9431645EC}">
                        <a14:shadowObscured xmlns:a14="http://schemas.microsoft.com/office/drawing/2010/main"/>
                      </a:ext>
                    </a:extLst>
                  </pic:spPr>
                </pic:pic>
              </a:graphicData>
            </a:graphic>
          </wp:inline>
        </w:drawing>
      </w:r>
    </w:p>
    <w:p w:rsidRPr="0093718C" w:rsidR="00FC172A" w:rsidRDefault="005C40B1" w14:paraId="23C00CB3" w14:textId="58F0022F">
      <w:pPr>
        <w:rPr>
          <w:rFonts w:ascii="Arial" w:hAnsi="Arial" w:cs="Arial"/>
          <w:sz w:val="22"/>
          <w:szCs w:val="22"/>
        </w:rPr>
      </w:pPr>
      <w:r w:rsidRPr="0093718C">
        <w:rPr>
          <w:rFonts w:ascii="Arial" w:hAnsi="Arial" w:cs="Arial"/>
          <w:noProof/>
          <w:sz w:val="22"/>
          <w:szCs w:val="22"/>
        </w:rPr>
        <w:drawing>
          <wp:inline distT="0" distB="0" distL="0" distR="0" wp14:anchorId="1F252DA9" wp14:editId="73A182BC">
            <wp:extent cx="4753704" cy="1656080"/>
            <wp:effectExtent l="0" t="0" r="8890" b="1270"/>
            <wp:docPr id="185390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04068" name="Picture 1"/>
                    <pic:cNvPicPr/>
                  </pic:nvPicPr>
                  <pic:blipFill rotWithShape="1">
                    <a:blip r:embed="rId26"/>
                    <a:srcRect b="49072"/>
                    <a:stretch/>
                  </pic:blipFill>
                  <pic:spPr bwMode="auto">
                    <a:xfrm>
                      <a:off x="0" y="0"/>
                      <a:ext cx="4769168" cy="1661467"/>
                    </a:xfrm>
                    <a:prstGeom prst="rect">
                      <a:avLst/>
                    </a:prstGeom>
                    <a:ln>
                      <a:noFill/>
                    </a:ln>
                    <a:extLst>
                      <a:ext uri="{53640926-AAD7-44D8-BBD7-CCE9431645EC}">
                        <a14:shadowObscured xmlns:a14="http://schemas.microsoft.com/office/drawing/2010/main"/>
                      </a:ext>
                    </a:extLst>
                  </pic:spPr>
                </pic:pic>
              </a:graphicData>
            </a:graphic>
          </wp:inline>
        </w:drawing>
      </w:r>
    </w:p>
    <w:p w:rsidRPr="0093718C" w:rsidR="00EB0D4F" w:rsidRDefault="00EB0D4F" w14:paraId="5A6BE975" w14:textId="78E8107B">
      <w:pPr>
        <w:rPr>
          <w:rFonts w:ascii="Arial" w:hAnsi="Arial" w:cs="Arial"/>
          <w:sz w:val="22"/>
          <w:szCs w:val="22"/>
        </w:rPr>
      </w:pPr>
      <w:r w:rsidRPr="0093718C">
        <w:rPr>
          <w:rFonts w:ascii="Arial" w:hAnsi="Arial" w:cs="Arial"/>
          <w:noProof/>
          <w:sz w:val="22"/>
          <w:szCs w:val="22"/>
        </w:rPr>
        <w:lastRenderedPageBreak/>
        <w:drawing>
          <wp:inline distT="0" distB="0" distL="0" distR="0" wp14:anchorId="79CD3CDC" wp14:editId="5815D7C3">
            <wp:extent cx="4754880" cy="1567183"/>
            <wp:effectExtent l="0" t="0" r="7620" b="0"/>
            <wp:docPr id="83340019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0193" name="Picture 1" descr="A screenshot of a website&#10;&#10;Description automatically generated"/>
                    <pic:cNvPicPr/>
                  </pic:nvPicPr>
                  <pic:blipFill rotWithShape="1">
                    <a:blip r:embed="rId26"/>
                    <a:srcRect t="51818"/>
                    <a:stretch/>
                  </pic:blipFill>
                  <pic:spPr bwMode="auto">
                    <a:xfrm>
                      <a:off x="0" y="0"/>
                      <a:ext cx="4754880" cy="1567183"/>
                    </a:xfrm>
                    <a:prstGeom prst="rect">
                      <a:avLst/>
                    </a:prstGeom>
                    <a:ln>
                      <a:noFill/>
                    </a:ln>
                    <a:extLst>
                      <a:ext uri="{53640926-AAD7-44D8-BBD7-CCE9431645EC}">
                        <a14:shadowObscured xmlns:a14="http://schemas.microsoft.com/office/drawing/2010/main"/>
                      </a:ext>
                    </a:extLst>
                  </pic:spPr>
                </pic:pic>
              </a:graphicData>
            </a:graphic>
          </wp:inline>
        </w:drawing>
      </w:r>
    </w:p>
    <w:p w:rsidR="0002667F" w:rsidP="0002667F" w:rsidRDefault="00F9635D" w14:paraId="690B043B" w14:textId="77777777">
      <w:pPr>
        <w:keepNext/>
        <w:spacing w:line="360" w:lineRule="auto"/>
      </w:pPr>
      <w:r w:rsidRPr="0093718C">
        <w:rPr>
          <w:rFonts w:ascii="Arial" w:hAnsi="Arial" w:cs="Arial"/>
          <w:noProof/>
          <w:sz w:val="22"/>
          <w:szCs w:val="22"/>
        </w:rPr>
        <w:drawing>
          <wp:inline distT="0" distB="0" distL="0" distR="0" wp14:anchorId="58398D26" wp14:editId="0AB9C238">
            <wp:extent cx="4754880" cy="1614501"/>
            <wp:effectExtent l="0" t="0" r="7620" b="5080"/>
            <wp:docPr id="161510317"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0317" name="Picture 1" descr="A screenshot of a clothing store&#10;&#10;Description automatically generated"/>
                    <pic:cNvPicPr/>
                  </pic:nvPicPr>
                  <pic:blipFill rotWithShape="1">
                    <a:blip r:embed="rId27"/>
                    <a:srcRect t="50739"/>
                    <a:stretch/>
                  </pic:blipFill>
                  <pic:spPr bwMode="auto">
                    <a:xfrm>
                      <a:off x="0" y="0"/>
                      <a:ext cx="4754880" cy="1614501"/>
                    </a:xfrm>
                    <a:prstGeom prst="rect">
                      <a:avLst/>
                    </a:prstGeom>
                    <a:ln>
                      <a:noFill/>
                    </a:ln>
                    <a:extLst>
                      <a:ext uri="{53640926-AAD7-44D8-BBD7-CCE9431645EC}">
                        <a14:shadowObscured xmlns:a14="http://schemas.microsoft.com/office/drawing/2010/main"/>
                      </a:ext>
                    </a:extLst>
                  </pic:spPr>
                </pic:pic>
              </a:graphicData>
            </a:graphic>
          </wp:inline>
        </w:drawing>
      </w:r>
    </w:p>
    <w:p w:rsidRPr="0093718C" w:rsidR="00C967FA" w:rsidP="0002667F" w:rsidRDefault="0002667F" w14:paraId="63D03EF0" w14:textId="331A5B1F">
      <w:pPr>
        <w:pStyle w:val="Caption"/>
        <w:rPr>
          <w:rFonts w:ascii="Arial" w:hAnsi="Arial" w:cs="Arial"/>
          <w:sz w:val="22"/>
          <w:szCs w:val="22"/>
        </w:rPr>
      </w:pPr>
      <w:r>
        <w:t xml:space="preserve">Figure </w:t>
      </w:r>
      <w:r>
        <w:fldChar w:fldCharType="begin"/>
      </w:r>
      <w:r>
        <w:instrText xml:space="preserve"> SEQ Figure \* ARABIC </w:instrText>
      </w:r>
      <w:r>
        <w:fldChar w:fldCharType="separate"/>
      </w:r>
      <w:r w:rsidR="00BC63E8">
        <w:rPr>
          <w:noProof/>
        </w:rPr>
        <w:t>15</w:t>
      </w:r>
      <w:r>
        <w:fldChar w:fldCharType="end"/>
      </w:r>
      <w:r>
        <w:t xml:space="preserve">: Luxury with the </w:t>
      </w:r>
      <w:r w:rsidRPr="00A24B4F">
        <w:t xml:space="preserve">most and least similar </w:t>
      </w:r>
      <w:r>
        <w:t xml:space="preserve">retail </w:t>
      </w:r>
      <w:r w:rsidRPr="00A24B4F">
        <w:t>clothing</w:t>
      </w:r>
      <w:r>
        <w:rPr>
          <w:noProof/>
        </w:rPr>
        <w:t xml:space="preserve"> with details</w:t>
      </w:r>
    </w:p>
    <w:p w:rsidRPr="0093718C" w:rsidR="00294562" w:rsidP="00482321" w:rsidRDefault="005A2300" w14:paraId="2478DFEA" w14:textId="0F5C2CDC">
      <w:pPr>
        <w:spacing w:line="360" w:lineRule="auto"/>
        <w:rPr>
          <w:rFonts w:ascii="Arial" w:hAnsi="Arial" w:cs="Arial"/>
          <w:sz w:val="22"/>
          <w:szCs w:val="22"/>
        </w:rPr>
      </w:pPr>
      <w:r w:rsidRPr="0093718C">
        <w:rPr>
          <w:rFonts w:ascii="Arial" w:hAnsi="Arial" w:cs="Arial"/>
          <w:sz w:val="22"/>
          <w:szCs w:val="22"/>
        </w:rPr>
        <w:t>In particular, the heatmap visualization did not uncover significant clusters or stylistic overlaps between luxury and retail products. While the matrix did highlight differences between brands, it did not lead to the identification of specific items or features that could be considered unique or copied across the luxury-retail divide. This limitation suggests that while the framework is sufficient for classification purposes, it may not be ideal for deeper insight generation or the identification of nuanced similarities and differences between brands.</w:t>
      </w:r>
    </w:p>
    <w:p w:rsidRPr="0093718C" w:rsidR="005A2300" w:rsidP="00482321" w:rsidRDefault="005A2300" w14:paraId="586EECDD" w14:textId="77777777">
      <w:pPr>
        <w:spacing w:line="360" w:lineRule="auto"/>
        <w:rPr>
          <w:rFonts w:ascii="Arial" w:hAnsi="Arial" w:cs="Arial"/>
          <w:sz w:val="22"/>
          <w:szCs w:val="22"/>
        </w:rPr>
      </w:pPr>
    </w:p>
    <w:p w:rsidRPr="0093718C" w:rsidR="00F603E9" w:rsidP="00482321" w:rsidRDefault="00592CE5" w14:paraId="093DF519" w14:textId="3A59D276">
      <w:pPr>
        <w:pStyle w:val="Heading2"/>
        <w:spacing w:line="360" w:lineRule="auto"/>
        <w:jc w:val="left"/>
        <w:rPr>
          <w:sz w:val="24"/>
          <w:szCs w:val="24"/>
        </w:rPr>
      </w:pPr>
      <w:bookmarkStart w:name="_Toc179028776" w:id="15"/>
      <w:r w:rsidRPr="0093718C">
        <w:rPr>
          <w:sz w:val="24"/>
          <w:szCs w:val="24"/>
        </w:rPr>
        <w:t>5.</w:t>
      </w:r>
      <w:r w:rsidRPr="0093718C" w:rsidR="009145FF">
        <w:rPr>
          <w:sz w:val="24"/>
          <w:szCs w:val="24"/>
        </w:rPr>
        <w:t xml:space="preserve"> Discussion</w:t>
      </w:r>
      <w:bookmarkEnd w:id="15"/>
    </w:p>
    <w:p w:rsidRPr="009D41DE" w:rsidR="009D41DE" w:rsidP="009D41DE" w:rsidRDefault="009D41DE" w14:paraId="0B9A1E19" w14:textId="77777777">
      <w:pPr>
        <w:spacing w:line="360" w:lineRule="auto"/>
        <w:rPr>
          <w:rFonts w:ascii="Arial" w:hAnsi="Arial" w:cs="Arial"/>
          <w:sz w:val="22"/>
          <w:szCs w:val="22"/>
        </w:rPr>
      </w:pPr>
      <w:r w:rsidRPr="009D41DE">
        <w:rPr>
          <w:rFonts w:ascii="Arial" w:hAnsi="Arial" w:cs="Arial"/>
          <w:sz w:val="22"/>
          <w:szCs w:val="22"/>
        </w:rPr>
        <w:t>This study demonstrates that leveraging large language models (LLMs) is an effective approach for transforming unstructured fashion data into structured, labeled data in a relatively fast and automated manner. The LLM effectively facilitated the generation of detailed descriptions for products, enabling the translation of intangible concepts like style into tangible data points that could be used for analysis. This process proved particularly valuable for the creation of recommendation models and brand classification use cases, showcasing the potential of AI in enhancing fashion data analytics.</w:t>
      </w:r>
    </w:p>
    <w:p w:rsidRPr="009D41DE" w:rsidR="009D41DE" w:rsidP="009D41DE" w:rsidRDefault="009D41DE" w14:paraId="32815077" w14:textId="77777777">
      <w:pPr>
        <w:spacing w:line="360" w:lineRule="auto"/>
        <w:rPr>
          <w:rFonts w:ascii="Arial" w:hAnsi="Arial" w:cs="Arial"/>
          <w:sz w:val="22"/>
          <w:szCs w:val="22"/>
        </w:rPr>
      </w:pPr>
      <w:r w:rsidRPr="009D41DE">
        <w:rPr>
          <w:rFonts w:ascii="Arial" w:hAnsi="Arial" w:cs="Arial"/>
          <w:sz w:val="22"/>
          <w:szCs w:val="22"/>
        </w:rPr>
        <w:t xml:space="preserve">However, despite the success of using LLMs for data structuring, the quality of the generated data requires further attention. During the process, certain limitations were observed, such as the LLM's occasional inability to accurately identify colors, patterns, or specific clothing categories (e.g., sleeves, collars) when they were not present. These inaccuracies highlight the need for additional steps and quality checks to ensure the accuracy and consistency of the </w:t>
      </w:r>
      <w:r w:rsidRPr="009D41DE">
        <w:rPr>
          <w:rFonts w:ascii="Arial" w:hAnsi="Arial" w:cs="Arial"/>
          <w:sz w:val="22"/>
          <w:szCs w:val="22"/>
        </w:rPr>
        <w:lastRenderedPageBreak/>
        <w:t>structured data, especially when such data will be used for downstream machine learning tasks.</w:t>
      </w:r>
    </w:p>
    <w:p w:rsidRPr="009D41DE" w:rsidR="009D41DE" w:rsidP="009D41DE" w:rsidRDefault="009D41DE" w14:paraId="25F8C597" w14:textId="77777777">
      <w:pPr>
        <w:spacing w:line="360" w:lineRule="auto"/>
        <w:rPr>
          <w:rFonts w:ascii="Arial" w:hAnsi="Arial" w:cs="Arial"/>
          <w:sz w:val="22"/>
          <w:szCs w:val="22"/>
        </w:rPr>
      </w:pPr>
      <w:r w:rsidRPr="009D41DE">
        <w:rPr>
          <w:rFonts w:ascii="Arial" w:hAnsi="Arial" w:cs="Arial"/>
          <w:sz w:val="22"/>
          <w:szCs w:val="22"/>
        </w:rPr>
        <w:t>The proposed framework successfully demonstrates how AI can be employed to translate abstract concepts such as fashion style into data-driven insights, offering a promising approach for future applications. While the recommendation system yielded satisfactory results, the analysis of the structured data for generating deeper insights fell short of expectations. The current embedding models did not fully capture the nuanced relationships between luxury and retail fashion items, indicating that further experimentation with different embedding techniques is necessary to achieve more meaningful results.</w:t>
      </w:r>
    </w:p>
    <w:p w:rsidRPr="0093718C" w:rsidR="00AC4637" w:rsidP="009D41DE" w:rsidRDefault="009D41DE" w14:paraId="376F7A8E" w14:textId="29FC30F2">
      <w:pPr>
        <w:spacing w:line="360" w:lineRule="auto"/>
        <w:rPr>
          <w:rFonts w:ascii="Arial" w:hAnsi="Arial" w:cs="Arial"/>
          <w:sz w:val="22"/>
          <w:szCs w:val="22"/>
        </w:rPr>
      </w:pPr>
      <w:r w:rsidRPr="009D41DE">
        <w:rPr>
          <w:rFonts w:ascii="Arial" w:hAnsi="Arial" w:cs="Arial"/>
          <w:sz w:val="22"/>
          <w:szCs w:val="22"/>
        </w:rPr>
        <w:t>The classification model performed well in distinguishing between luxury and retail brands, despite the existing data quality issues. This success can be attributed to the consistency achieved by using the same LLM to describe all the clothing items, which ensured uniformity in data representation across brands. This finding suggests that even when individual data points may have inaccuracies, overall consistency plays a critical role in maintaining classification accuracy.</w:t>
      </w:r>
    </w:p>
    <w:p w:rsidRPr="0093718C" w:rsidR="004245FF" w:rsidP="004245FF" w:rsidRDefault="004245FF" w14:paraId="3AFC1859" w14:textId="57CAD9F9">
      <w:pPr>
        <w:pStyle w:val="Heading2"/>
        <w:jc w:val="left"/>
        <w:rPr>
          <w:sz w:val="24"/>
          <w:szCs w:val="36"/>
        </w:rPr>
      </w:pPr>
      <w:bookmarkStart w:name="_Toc179028777" w:id="16"/>
      <w:r w:rsidRPr="0093718C">
        <w:rPr>
          <w:sz w:val="24"/>
          <w:szCs w:val="36"/>
        </w:rPr>
        <w:t>6. Limitations</w:t>
      </w:r>
      <w:bookmarkEnd w:id="16"/>
    </w:p>
    <w:p w:rsidRPr="009D41DE" w:rsidR="00EC0A17" w:rsidP="009D41DE" w:rsidRDefault="004245FF" w14:paraId="6FEBD063" w14:textId="1171C63C">
      <w:pPr>
        <w:spacing w:line="360" w:lineRule="auto"/>
        <w:rPr>
          <w:rFonts w:ascii="Arial" w:hAnsi="Arial" w:cs="Arial"/>
          <w:sz w:val="22"/>
          <w:szCs w:val="22"/>
        </w:rPr>
      </w:pPr>
      <w:r w:rsidRPr="0093718C">
        <w:rPr>
          <w:rFonts w:ascii="Arial" w:hAnsi="Arial" w:cs="Arial"/>
          <w:sz w:val="22"/>
          <w:szCs w:val="22"/>
        </w:rPr>
        <w:t xml:space="preserve">The main limitations of this study </w:t>
      </w:r>
      <w:proofErr w:type="gramStart"/>
      <w:r w:rsidRPr="0093718C">
        <w:rPr>
          <w:rFonts w:ascii="Arial" w:hAnsi="Arial" w:cs="Arial"/>
          <w:sz w:val="22"/>
          <w:szCs w:val="22"/>
        </w:rPr>
        <w:t>are:</w:t>
      </w:r>
      <w:proofErr w:type="gramEnd"/>
      <w:r w:rsidRPr="0093718C">
        <w:rPr>
          <w:rFonts w:ascii="Arial" w:hAnsi="Arial" w:cs="Arial"/>
          <w:sz w:val="22"/>
          <w:szCs w:val="22"/>
        </w:rPr>
        <w:t xml:space="preserve"> the LLM occasionally misidentified certain characteristics (e.g., colors, patterns, garment details), which affected data quality and subsequent analysis. The embedding models struggled to capture nuanced relationships between luxury and retail items, resulting in less insightful semantic similarity analysis. Additionally, data quality issues arose from web scraping inconsistencies, the limited representation of brands, and the lack of human validation. The reliance on pre-trained, non-fashion-specific models and the significant computational resources required also posed challenges, limiting the generalizability, scalability, and depth of insights into abstract fashion concepts.</w:t>
      </w:r>
    </w:p>
    <w:p w:rsidRPr="0093718C" w:rsidR="004245FF" w:rsidP="004245FF" w:rsidRDefault="004245FF" w14:paraId="490C7991" w14:textId="60636465">
      <w:pPr>
        <w:pStyle w:val="Heading2"/>
        <w:jc w:val="left"/>
        <w:rPr>
          <w:sz w:val="24"/>
          <w:szCs w:val="36"/>
        </w:rPr>
      </w:pPr>
      <w:bookmarkStart w:name="_Toc179028778" w:id="17"/>
      <w:r w:rsidRPr="0093718C">
        <w:rPr>
          <w:sz w:val="24"/>
          <w:szCs w:val="36"/>
        </w:rPr>
        <w:t>7. Conclusions</w:t>
      </w:r>
      <w:bookmarkEnd w:id="17"/>
    </w:p>
    <w:p w:rsidRPr="0093718C" w:rsidR="001C148F" w:rsidP="00482321" w:rsidRDefault="009D41DE" w14:paraId="0374064B" w14:textId="457D8711">
      <w:pPr>
        <w:spacing w:line="360" w:lineRule="auto"/>
        <w:rPr>
          <w:rFonts w:ascii="Arial" w:hAnsi="Arial" w:cs="Arial"/>
          <w:sz w:val="22"/>
          <w:szCs w:val="22"/>
        </w:rPr>
      </w:pPr>
      <w:r w:rsidRPr="009D41DE">
        <w:rPr>
          <w:rFonts w:ascii="Arial" w:hAnsi="Arial" w:cs="Arial"/>
          <w:sz w:val="22"/>
          <w:szCs w:val="22"/>
        </w:rPr>
        <w:t xml:space="preserve">In conclusion, this framework represents a promising first step in </w:t>
      </w:r>
      <w:r w:rsidRPr="0093718C" w:rsidR="00C82B23">
        <w:rPr>
          <w:rFonts w:ascii="Arial" w:hAnsi="Arial" w:cs="Arial"/>
          <w:sz w:val="22"/>
          <w:szCs w:val="22"/>
        </w:rPr>
        <w:t>leveraging</w:t>
      </w:r>
      <w:r w:rsidRPr="009D41DE">
        <w:rPr>
          <w:rFonts w:ascii="Arial" w:hAnsi="Arial" w:cs="Arial"/>
          <w:sz w:val="22"/>
          <w:szCs w:val="22"/>
        </w:rPr>
        <w:t xml:space="preserve"> AI and machine learning to </w:t>
      </w:r>
      <w:r w:rsidRPr="0093718C" w:rsidR="00C82B23">
        <w:rPr>
          <w:rFonts w:ascii="Arial" w:hAnsi="Arial" w:cs="Arial"/>
          <w:sz w:val="22"/>
          <w:szCs w:val="22"/>
        </w:rPr>
        <w:t>analyze the fashion</w:t>
      </w:r>
      <w:r w:rsidRPr="009D41DE">
        <w:rPr>
          <w:rFonts w:ascii="Arial" w:hAnsi="Arial" w:cs="Arial"/>
          <w:sz w:val="22"/>
          <w:szCs w:val="22"/>
        </w:rPr>
        <w:t xml:space="preserve"> industry</w:t>
      </w:r>
      <w:r w:rsidRPr="0093718C" w:rsidR="00C82B23">
        <w:rPr>
          <w:rFonts w:ascii="Arial" w:hAnsi="Arial" w:cs="Arial"/>
          <w:sz w:val="22"/>
          <w:szCs w:val="22"/>
        </w:rPr>
        <w:t xml:space="preserve">, the clothing and </w:t>
      </w:r>
      <w:r w:rsidRPr="0093718C" w:rsidR="00085B41">
        <w:rPr>
          <w:rFonts w:ascii="Arial" w:hAnsi="Arial" w:cs="Arial"/>
          <w:sz w:val="22"/>
          <w:szCs w:val="22"/>
        </w:rPr>
        <w:t xml:space="preserve">translating </w:t>
      </w:r>
      <w:r w:rsidRPr="0093718C" w:rsidR="005C025D">
        <w:rPr>
          <w:rFonts w:ascii="Arial" w:hAnsi="Arial" w:cs="Arial"/>
          <w:sz w:val="22"/>
          <w:szCs w:val="22"/>
        </w:rPr>
        <w:t>style</w:t>
      </w:r>
      <w:r w:rsidRPr="0093718C" w:rsidR="00085B41">
        <w:rPr>
          <w:rFonts w:ascii="Arial" w:hAnsi="Arial" w:cs="Arial"/>
          <w:sz w:val="22"/>
          <w:szCs w:val="22"/>
        </w:rPr>
        <w:t xml:space="preserve"> into data</w:t>
      </w:r>
      <w:r w:rsidRPr="009D41DE">
        <w:rPr>
          <w:rFonts w:ascii="Arial" w:hAnsi="Arial" w:cs="Arial"/>
          <w:sz w:val="22"/>
          <w:szCs w:val="22"/>
        </w:rPr>
        <w:t xml:space="preserve">. Further refinement, such </w:t>
      </w:r>
      <w:r w:rsidRPr="0071793B">
        <w:rPr>
          <w:rFonts w:ascii="Arial" w:hAnsi="Arial" w:cs="Arial"/>
          <w:sz w:val="22"/>
          <w:szCs w:val="22"/>
        </w:rPr>
        <w:t>as</w:t>
      </w:r>
      <w:r w:rsidRPr="009D41DE">
        <w:rPr>
          <w:rFonts w:ascii="Arial" w:hAnsi="Arial" w:cs="Arial"/>
          <w:sz w:val="22"/>
          <w:szCs w:val="22"/>
        </w:rPr>
        <w:t xml:space="preserve"> conducting additional analysis on individual characteristics and experimenting with various embedding models, will be necessary to improve data quality and generate more insightful analyses. Despite the current limitations, the study demonstrates the potential of using AI to translate complex, intangible elements of fashion into structured data, paving the way for more advanced applications in fashion analytics and recommendation systems.</w:t>
      </w:r>
    </w:p>
    <w:p w:rsidRPr="0093718C" w:rsidR="00D02E68" w:rsidP="00482321" w:rsidRDefault="00B708CE" w14:paraId="729DE5AF" w14:textId="457393E5">
      <w:pPr>
        <w:pStyle w:val="Heading2"/>
        <w:spacing w:line="360" w:lineRule="auto"/>
        <w:jc w:val="left"/>
        <w:rPr>
          <w:rFonts w:cs="Arial"/>
          <w:sz w:val="24"/>
          <w:szCs w:val="24"/>
        </w:rPr>
      </w:pPr>
      <w:bookmarkStart w:name="_Toc179028779" w:id="18"/>
      <w:r>
        <w:rPr>
          <w:rFonts w:cs="Arial"/>
          <w:sz w:val="24"/>
          <w:szCs w:val="24"/>
        </w:rPr>
        <w:lastRenderedPageBreak/>
        <w:t>8</w:t>
      </w:r>
      <w:r w:rsidRPr="0093718C" w:rsidR="00592CE5">
        <w:rPr>
          <w:rFonts w:cs="Arial"/>
          <w:sz w:val="24"/>
          <w:szCs w:val="24"/>
        </w:rPr>
        <w:t>.</w:t>
      </w:r>
      <w:r w:rsidRPr="0093718C" w:rsidR="00166B9B">
        <w:rPr>
          <w:rFonts w:cs="Arial"/>
          <w:sz w:val="24"/>
          <w:szCs w:val="24"/>
        </w:rPr>
        <w:t>References</w:t>
      </w:r>
      <w:bookmarkEnd w:id="18"/>
    </w:p>
    <w:p w:rsidRPr="0071793B" w:rsidR="0071793B" w:rsidP="0071793B" w:rsidRDefault="0071793B" w14:paraId="2BD5EB6C" w14:textId="6B9D1F04">
      <w:pPr>
        <w:pStyle w:val="ListParagraph"/>
        <w:numPr>
          <w:ilvl w:val="0"/>
          <w:numId w:val="7"/>
        </w:numPr>
        <w:spacing w:line="360" w:lineRule="auto"/>
        <w:ind w:left="360" w:hanging="180"/>
        <w:rPr>
          <w:rFonts w:ascii="Arial" w:hAnsi="Arial" w:cs="Arial"/>
          <w:sz w:val="22"/>
          <w:szCs w:val="22"/>
        </w:rPr>
      </w:pPr>
      <w:r w:rsidRPr="0071793B">
        <w:rPr>
          <w:rFonts w:ascii="Arial" w:hAnsi="Arial" w:cs="Arial"/>
          <w:sz w:val="22"/>
          <w:szCs w:val="22"/>
        </w:rPr>
        <w:t>McKinsey. (2024). Preserving the magic of luxury retail experiences. Retrieved from https://www.mckinsey.com/featured-insights/themes/ preserving-the-magic-of-luxury-retail-experiences</w:t>
      </w:r>
    </w:p>
    <w:p w:rsidRPr="0071793B" w:rsidR="0071793B" w:rsidP="0071793B" w:rsidRDefault="0071793B" w14:paraId="48B5484E" w14:textId="6DE2DAF9">
      <w:pPr>
        <w:pStyle w:val="ListParagraph"/>
        <w:numPr>
          <w:ilvl w:val="0"/>
          <w:numId w:val="7"/>
        </w:numPr>
        <w:spacing w:line="360" w:lineRule="auto"/>
        <w:ind w:left="360" w:hanging="180"/>
        <w:rPr>
          <w:rFonts w:ascii="Arial" w:hAnsi="Arial" w:cs="Arial"/>
          <w:sz w:val="22"/>
          <w:szCs w:val="22"/>
        </w:rPr>
      </w:pPr>
      <w:r w:rsidRPr="0071793B">
        <w:rPr>
          <w:rFonts w:ascii="Arial" w:hAnsi="Arial" w:cs="Arial"/>
          <w:sz w:val="22"/>
          <w:szCs w:val="22"/>
        </w:rPr>
        <w:t>Shi, W., &amp; Liu, C. (2023). How Do Fast-Fashion Copycats Affect the Popularity of Premium Brands? Evidence from Social Media. Semantic Scholar. https://www.semanticscholar.org/paper/How-Do-Fast-Fashion- Copycats-Affect-the-Popularity-Shi-Liu/ bb8e12c1b3306a771542b4a07a9d3938f2c09383</w:t>
      </w:r>
    </w:p>
    <w:p w:rsidRPr="0071793B" w:rsidR="0071793B" w:rsidP="0071793B" w:rsidRDefault="0071793B" w14:paraId="6DA3A968" w14:textId="22E447EE">
      <w:pPr>
        <w:pStyle w:val="ListParagraph"/>
        <w:numPr>
          <w:ilvl w:val="0"/>
          <w:numId w:val="7"/>
        </w:numPr>
        <w:spacing w:line="360" w:lineRule="auto"/>
        <w:ind w:left="360" w:hanging="180"/>
        <w:rPr>
          <w:rFonts w:ascii="Arial" w:hAnsi="Arial" w:cs="Arial"/>
          <w:sz w:val="22"/>
          <w:szCs w:val="22"/>
        </w:rPr>
      </w:pPr>
      <w:r w:rsidRPr="0071793B">
        <w:rPr>
          <w:rFonts w:ascii="Arial" w:hAnsi="Arial" w:cs="Arial"/>
          <w:sz w:val="22"/>
          <w:szCs w:val="22"/>
        </w:rPr>
        <w:t>Zhang, X., &amp; He, Y. (2021). Image Multi-Feature Fusion for Clothing Style Classification. Semantic Scholar. https://www.semanticscholar.org/paper/ Image-Multi-Feature-Fusion-for-Clothing-Style-Zhang-He/ 3b3237c5573457e25a1273c9a3131e023960f039</w:t>
      </w:r>
    </w:p>
    <w:p w:rsidRPr="0071793B" w:rsidR="0071793B" w:rsidP="0071793B" w:rsidRDefault="0071793B" w14:paraId="3AA6E927" w14:textId="55EE10F2">
      <w:pPr>
        <w:pStyle w:val="ListParagraph"/>
        <w:numPr>
          <w:ilvl w:val="0"/>
          <w:numId w:val="7"/>
        </w:numPr>
        <w:spacing w:line="360" w:lineRule="auto"/>
        <w:ind w:left="360" w:hanging="180"/>
        <w:rPr>
          <w:rFonts w:ascii="Arial" w:hAnsi="Arial" w:cs="Arial"/>
          <w:sz w:val="22"/>
          <w:szCs w:val="22"/>
        </w:rPr>
      </w:pPr>
      <w:proofErr w:type="spellStart"/>
      <w:r w:rsidRPr="0071793B">
        <w:rPr>
          <w:rFonts w:ascii="Arial" w:hAnsi="Arial" w:cs="Arial"/>
          <w:sz w:val="22"/>
          <w:szCs w:val="22"/>
        </w:rPr>
        <w:t>Keydal</w:t>
      </w:r>
      <w:proofErr w:type="spellEnd"/>
      <w:r w:rsidRPr="0071793B">
        <w:rPr>
          <w:rFonts w:ascii="Arial" w:hAnsi="Arial" w:cs="Arial"/>
          <w:sz w:val="22"/>
          <w:szCs w:val="22"/>
        </w:rPr>
        <w:t xml:space="preserve">, Y., &amp; </w:t>
      </w:r>
      <w:proofErr w:type="spellStart"/>
      <w:r w:rsidRPr="0071793B">
        <w:rPr>
          <w:rFonts w:ascii="Arial" w:hAnsi="Arial" w:cs="Arial"/>
          <w:sz w:val="22"/>
          <w:szCs w:val="22"/>
        </w:rPr>
        <w:t>Oymak</w:t>
      </w:r>
      <w:proofErr w:type="spellEnd"/>
      <w:r w:rsidRPr="0071793B">
        <w:rPr>
          <w:rFonts w:ascii="Arial" w:hAnsi="Arial" w:cs="Arial"/>
          <w:sz w:val="22"/>
          <w:szCs w:val="22"/>
        </w:rPr>
        <w:t xml:space="preserve">, S. (2020). The Art of Machine Learning as Fashion Stylish for Designing Clothes. Semantic Scholar. </w:t>
      </w:r>
      <w:proofErr w:type="gramStart"/>
      <w:r w:rsidRPr="0071793B">
        <w:rPr>
          <w:rFonts w:ascii="Arial" w:hAnsi="Arial" w:cs="Arial"/>
          <w:sz w:val="22"/>
          <w:szCs w:val="22"/>
        </w:rPr>
        <w:t>https:// www.semanticscholar.org/paper/The-Art-of-Machine-Learning-as-Fashion-</w:t>
      </w:r>
      <w:proofErr w:type="gramEnd"/>
      <w:r w:rsidRPr="0071793B">
        <w:rPr>
          <w:rFonts w:ascii="Arial" w:hAnsi="Arial" w:cs="Arial"/>
          <w:sz w:val="22"/>
          <w:szCs w:val="22"/>
        </w:rPr>
        <w:t xml:space="preserve"> Stylish-for-Keydal-Oymak/29dfc265a66edee4f5b5dbf0295fc6e1d10b5760</w:t>
      </w:r>
    </w:p>
    <w:p w:rsidRPr="0071793B" w:rsidR="0071793B" w:rsidP="0071793B" w:rsidRDefault="0071793B" w14:paraId="304B4613" w14:textId="2CCB1B60">
      <w:pPr>
        <w:pStyle w:val="ListParagraph"/>
        <w:numPr>
          <w:ilvl w:val="0"/>
          <w:numId w:val="7"/>
        </w:numPr>
        <w:spacing w:line="360" w:lineRule="auto"/>
        <w:ind w:left="360" w:hanging="180"/>
        <w:rPr>
          <w:rFonts w:ascii="Arial" w:hAnsi="Arial" w:cs="Arial"/>
          <w:sz w:val="22"/>
          <w:szCs w:val="22"/>
        </w:rPr>
      </w:pPr>
      <w:proofErr w:type="spellStart"/>
      <w:r w:rsidRPr="0071793B">
        <w:rPr>
          <w:rFonts w:ascii="Arial" w:hAnsi="Arial" w:cs="Arial"/>
          <w:sz w:val="22"/>
          <w:szCs w:val="22"/>
        </w:rPr>
        <w:t>Hananto</w:t>
      </w:r>
      <w:proofErr w:type="spellEnd"/>
      <w:r w:rsidRPr="0071793B">
        <w:rPr>
          <w:rFonts w:ascii="Arial" w:hAnsi="Arial" w:cs="Arial"/>
          <w:sz w:val="22"/>
          <w:szCs w:val="22"/>
        </w:rPr>
        <w:t>, F., &amp; Kim, S. (2020). A Machine Learning Approach to Analyze Fashion Styles from Large Collections of Online Customer Reviews. Semantic Scholar. https://www.semanticscholar.org/paper/A-Machine- Learning-Approach-to-Analyze-Fashion-from-</w:t>
      </w:r>
      <w:proofErr w:type="spellStart"/>
      <w:r w:rsidRPr="0071793B">
        <w:rPr>
          <w:rFonts w:ascii="Arial" w:hAnsi="Arial" w:cs="Arial"/>
          <w:sz w:val="22"/>
          <w:szCs w:val="22"/>
        </w:rPr>
        <w:t>Hananto</w:t>
      </w:r>
      <w:proofErr w:type="spellEnd"/>
      <w:r w:rsidRPr="0071793B">
        <w:rPr>
          <w:rFonts w:ascii="Arial" w:hAnsi="Arial" w:cs="Arial"/>
          <w:sz w:val="22"/>
          <w:szCs w:val="22"/>
        </w:rPr>
        <w:t>-Kim/ 08dd3b13c787d30c02b7ab9ddde12f63f9f41f03</w:t>
      </w:r>
    </w:p>
    <w:p w:rsidRPr="0071793B" w:rsidR="0071793B" w:rsidP="0071793B" w:rsidRDefault="0071793B" w14:paraId="52CC16A0" w14:textId="662B1F05">
      <w:pPr>
        <w:pStyle w:val="ListParagraph"/>
        <w:numPr>
          <w:ilvl w:val="0"/>
          <w:numId w:val="7"/>
        </w:numPr>
        <w:spacing w:line="360" w:lineRule="auto"/>
        <w:ind w:left="360" w:hanging="180"/>
        <w:rPr>
          <w:rFonts w:ascii="Arial" w:hAnsi="Arial" w:cs="Arial"/>
          <w:sz w:val="22"/>
          <w:szCs w:val="22"/>
        </w:rPr>
      </w:pPr>
      <w:r w:rsidRPr="0071793B">
        <w:rPr>
          <w:rFonts w:ascii="Arial" w:hAnsi="Arial" w:cs="Arial"/>
          <w:sz w:val="22"/>
          <w:szCs w:val="22"/>
        </w:rPr>
        <w:t>Springer. (2020). Clustering &amp; Classification in Fashion AI &amp; Recommendation Algorithm. https://link.springer.com/chapter/ 10.1007/978-3-030-49186-4_36</w:t>
      </w:r>
    </w:p>
    <w:p w:rsidRPr="00B863DF" w:rsidR="00B708CE" w:rsidP="00B708CE" w:rsidRDefault="0071793B" w14:paraId="29ED0D51" w14:textId="1995838B">
      <w:pPr>
        <w:pStyle w:val="ListParagraph"/>
        <w:numPr>
          <w:ilvl w:val="0"/>
          <w:numId w:val="7"/>
        </w:numPr>
        <w:spacing w:line="360" w:lineRule="auto"/>
        <w:ind w:left="360" w:hanging="180"/>
        <w:rPr>
          <w:rStyle w:val="Hyperlink"/>
          <w:rFonts w:ascii="Arial" w:hAnsi="Arial" w:cs="Arial"/>
          <w:color w:val="auto"/>
          <w:sz w:val="22"/>
          <w:szCs w:val="22"/>
          <w:u w:val="none"/>
        </w:rPr>
      </w:pPr>
      <w:r w:rsidRPr="0071793B">
        <w:rPr>
          <w:rFonts w:ascii="Arial" w:hAnsi="Arial" w:cs="Arial"/>
          <w:sz w:val="22"/>
          <w:szCs w:val="22"/>
        </w:rPr>
        <w:t xml:space="preserve">JMIR Medical Informatics. (2023). Preliminary Evidence of the Use of Generative AI in Health Care Clinical Services: Systematic Narrative Review. </w:t>
      </w:r>
      <w:hyperlink w:history="1" r:id="rId28">
        <w:r w:rsidRPr="005A255E" w:rsidR="00B708CE">
          <w:rPr>
            <w:rStyle w:val="Hyperlink"/>
            <w:rFonts w:ascii="Arial" w:hAnsi="Arial" w:cs="Arial"/>
            <w:sz w:val="22"/>
            <w:szCs w:val="22"/>
          </w:rPr>
          <w:t>https://www.jmir.org</w:t>
        </w:r>
      </w:hyperlink>
    </w:p>
    <w:p w:rsidR="00B863DF" w:rsidP="00B863DF" w:rsidRDefault="00B863DF" w14:paraId="3E0957E8" w14:textId="77777777">
      <w:pPr>
        <w:spacing w:line="360" w:lineRule="auto"/>
        <w:rPr>
          <w:rFonts w:ascii="Arial" w:hAnsi="Arial" w:cs="Arial"/>
          <w:sz w:val="22"/>
          <w:szCs w:val="22"/>
        </w:rPr>
      </w:pPr>
    </w:p>
    <w:p w:rsidR="00B863DF" w:rsidP="00B863DF" w:rsidRDefault="00B863DF" w14:paraId="2EF8CDF4" w14:textId="77777777">
      <w:pPr>
        <w:spacing w:line="360" w:lineRule="auto"/>
        <w:rPr>
          <w:rFonts w:ascii="Arial" w:hAnsi="Arial" w:cs="Arial"/>
          <w:sz w:val="22"/>
          <w:szCs w:val="22"/>
        </w:rPr>
      </w:pPr>
    </w:p>
    <w:p w:rsidR="00B863DF" w:rsidP="00B863DF" w:rsidRDefault="00B863DF" w14:paraId="19ADF4C9" w14:textId="77777777">
      <w:pPr>
        <w:spacing w:line="360" w:lineRule="auto"/>
        <w:rPr>
          <w:rFonts w:ascii="Arial" w:hAnsi="Arial" w:cs="Arial"/>
          <w:sz w:val="22"/>
          <w:szCs w:val="22"/>
        </w:rPr>
      </w:pPr>
    </w:p>
    <w:p w:rsidR="00B863DF" w:rsidP="00B863DF" w:rsidRDefault="00B863DF" w14:paraId="599A126C" w14:textId="77777777">
      <w:pPr>
        <w:spacing w:line="360" w:lineRule="auto"/>
        <w:rPr>
          <w:rFonts w:ascii="Arial" w:hAnsi="Arial" w:cs="Arial"/>
          <w:sz w:val="22"/>
          <w:szCs w:val="22"/>
        </w:rPr>
      </w:pPr>
    </w:p>
    <w:p w:rsidR="00B863DF" w:rsidP="00B863DF" w:rsidRDefault="00B863DF" w14:paraId="329AC1A8" w14:textId="77777777">
      <w:pPr>
        <w:spacing w:line="360" w:lineRule="auto"/>
        <w:rPr>
          <w:rFonts w:ascii="Arial" w:hAnsi="Arial" w:cs="Arial"/>
          <w:sz w:val="22"/>
          <w:szCs w:val="22"/>
        </w:rPr>
      </w:pPr>
    </w:p>
    <w:p w:rsidR="00B863DF" w:rsidP="00B863DF" w:rsidRDefault="00B863DF" w14:paraId="785ADE8C" w14:textId="77777777">
      <w:pPr>
        <w:spacing w:line="360" w:lineRule="auto"/>
        <w:rPr>
          <w:rFonts w:ascii="Arial" w:hAnsi="Arial" w:cs="Arial"/>
          <w:sz w:val="22"/>
          <w:szCs w:val="22"/>
        </w:rPr>
      </w:pPr>
    </w:p>
    <w:p w:rsidR="00B863DF" w:rsidP="00B863DF" w:rsidRDefault="00B863DF" w14:paraId="29B1EEAD" w14:textId="77777777">
      <w:pPr>
        <w:spacing w:line="360" w:lineRule="auto"/>
        <w:rPr>
          <w:rFonts w:ascii="Arial" w:hAnsi="Arial" w:cs="Arial"/>
          <w:sz w:val="22"/>
          <w:szCs w:val="22"/>
        </w:rPr>
      </w:pPr>
    </w:p>
    <w:p w:rsidR="00B863DF" w:rsidP="00B863DF" w:rsidRDefault="00B863DF" w14:paraId="0009B61C" w14:textId="77777777">
      <w:pPr>
        <w:spacing w:line="360" w:lineRule="auto"/>
        <w:rPr>
          <w:rFonts w:ascii="Arial" w:hAnsi="Arial" w:cs="Arial"/>
          <w:sz w:val="22"/>
          <w:szCs w:val="22"/>
        </w:rPr>
      </w:pPr>
    </w:p>
    <w:p w:rsidRPr="00B863DF" w:rsidR="00B863DF" w:rsidP="00B863DF" w:rsidRDefault="00B863DF" w14:paraId="11B12477" w14:textId="77777777">
      <w:pPr>
        <w:spacing w:line="360" w:lineRule="auto"/>
        <w:rPr>
          <w:rFonts w:ascii="Arial" w:hAnsi="Arial" w:cs="Arial"/>
          <w:sz w:val="22"/>
          <w:szCs w:val="22"/>
        </w:rPr>
      </w:pPr>
    </w:p>
    <w:p w:rsidR="00B708CE" w:rsidP="00B708CE" w:rsidRDefault="00B708CE" w14:paraId="001D436B" w14:textId="65F1983F">
      <w:pPr>
        <w:pStyle w:val="Heading2"/>
        <w:jc w:val="left"/>
      </w:pPr>
      <w:bookmarkStart w:name="_Toc179028780" w:id="19"/>
      <w:r>
        <w:lastRenderedPageBreak/>
        <w:t>9. Appendix</w:t>
      </w:r>
      <w:bookmarkEnd w:id="19"/>
    </w:p>
    <w:p w:rsidR="00B708CE" w:rsidP="00B708CE" w:rsidRDefault="00B708CE" w14:paraId="1610F29A" w14:textId="77777777"/>
    <w:p w:rsidRPr="0093718C" w:rsidR="00B708CE" w:rsidP="00B708CE" w:rsidRDefault="0087545D" w14:paraId="4F0B9651" w14:textId="44C6688B">
      <w:pPr>
        <w:spacing w:line="360" w:lineRule="auto"/>
        <w:rPr>
          <w:rFonts w:ascii="Arial" w:hAnsi="Arial" w:eastAsia="Arial" w:cs="Arial"/>
          <w:sz w:val="22"/>
          <w:szCs w:val="22"/>
        </w:rPr>
      </w:pPr>
      <w:r w:rsidRPr="0087545D">
        <w:rPr>
          <w:b/>
          <w:bCs/>
          <w:sz w:val="22"/>
          <w:szCs w:val="22"/>
        </w:rPr>
        <w:t>9.1Transformations</w:t>
      </w:r>
      <w:r w:rsidRPr="0087545D" w:rsidR="00B708CE">
        <w:rPr>
          <w:b/>
          <w:bCs/>
          <w:sz w:val="22"/>
          <w:szCs w:val="22"/>
        </w:rPr>
        <w:t>:</w:t>
      </w:r>
      <w:r w:rsidR="00B708CE">
        <w:br/>
      </w:r>
      <w:r w:rsidRPr="008B7D06" w:rsidR="00B708CE">
        <w:rPr>
          <w:rFonts w:ascii="Arial" w:hAnsi="Arial" w:eastAsia="Arial" w:cs="Arial"/>
          <w:b/>
          <w:bCs/>
          <w:sz w:val="22"/>
          <w:szCs w:val="22"/>
        </w:rPr>
        <w:t>Material</w:t>
      </w:r>
      <w:r w:rsidRPr="211DAD21" w:rsidR="00B708CE">
        <w:rPr>
          <w:rFonts w:ascii="Arial" w:hAnsi="Arial" w:eastAsia="Arial" w:cs="Arial"/>
          <w:sz w:val="22"/>
          <w:szCs w:val="22"/>
        </w:rPr>
        <w:t xml:space="preserve"> </w:t>
      </w:r>
    </w:p>
    <w:tbl>
      <w:tblPr>
        <w:tblW w:w="7285" w:type="dxa"/>
        <w:tblLook w:val="04A0" w:firstRow="1" w:lastRow="0" w:firstColumn="1" w:lastColumn="0" w:noHBand="0" w:noVBand="1"/>
      </w:tblPr>
      <w:tblGrid>
        <w:gridCol w:w="4495"/>
        <w:gridCol w:w="990"/>
        <w:gridCol w:w="1800"/>
      </w:tblGrid>
      <w:tr w:rsidRPr="008B7D06" w:rsidR="00B708CE" w:rsidTr="00507EB8" w14:paraId="691D000A" w14:textId="77777777">
        <w:trPr>
          <w:trHeight w:val="288"/>
        </w:trPr>
        <w:tc>
          <w:tcPr>
            <w:tcW w:w="4495" w:type="dxa"/>
            <w:tcBorders>
              <w:top w:val="single" w:color="auto" w:sz="4" w:space="0"/>
              <w:left w:val="single" w:color="auto" w:sz="4" w:space="0"/>
              <w:bottom w:val="nil"/>
              <w:right w:val="single" w:color="auto" w:sz="4" w:space="0"/>
            </w:tcBorders>
            <w:shd w:val="clear" w:color="000000" w:fill="D9D9D9"/>
            <w:noWrap/>
            <w:vAlign w:val="bottom"/>
            <w:hideMark/>
          </w:tcPr>
          <w:p w:rsidRPr="008B7D06" w:rsidR="00B708CE" w:rsidP="00507EB8" w:rsidRDefault="00B708CE" w14:paraId="0A928A71" w14:textId="77777777">
            <w:pPr>
              <w:spacing w:after="0" w:line="240" w:lineRule="auto"/>
              <w:rPr>
                <w:rFonts w:ascii="Arial" w:hAnsi="Arial" w:eastAsia="Times New Roman" w:cs="Arial"/>
                <w:b/>
                <w:bCs/>
                <w:color w:val="000000"/>
                <w:sz w:val="22"/>
                <w:szCs w:val="22"/>
              </w:rPr>
            </w:pPr>
            <w:r w:rsidRPr="008B7D06">
              <w:rPr>
                <w:rFonts w:ascii="Arial" w:hAnsi="Arial" w:eastAsia="Times New Roman" w:cs="Arial"/>
                <w:b/>
                <w:bCs/>
                <w:color w:val="000000"/>
                <w:sz w:val="22"/>
                <w:szCs w:val="22"/>
              </w:rPr>
              <w:t>Original</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32D5C726" w14:textId="77777777">
            <w:pPr>
              <w:spacing w:after="0" w:line="240" w:lineRule="auto"/>
              <w:rPr>
                <w:rFonts w:ascii="Arial" w:hAnsi="Arial" w:eastAsia="Times New Roman" w:cs="Arial"/>
                <w:b/>
                <w:bCs/>
                <w:color w:val="000000"/>
                <w:sz w:val="22"/>
                <w:szCs w:val="22"/>
              </w:rPr>
            </w:pPr>
            <w:r w:rsidRPr="008B7D06">
              <w:rPr>
                <w:rFonts w:ascii="Arial" w:hAnsi="Arial" w:eastAsia="Times New Roman" w:cs="Arial"/>
                <w:b/>
                <w:bCs/>
                <w:color w:val="000000"/>
                <w:sz w:val="22"/>
                <w:szCs w:val="22"/>
              </w:rPr>
              <w:t> </w:t>
            </w:r>
          </w:p>
        </w:tc>
        <w:tc>
          <w:tcPr>
            <w:tcW w:w="1800" w:type="dxa"/>
            <w:tcBorders>
              <w:top w:val="single" w:color="auto" w:sz="4" w:space="0"/>
              <w:left w:val="single" w:color="auto" w:sz="4" w:space="0"/>
              <w:bottom w:val="nil"/>
              <w:right w:val="single" w:color="auto" w:sz="4" w:space="0"/>
            </w:tcBorders>
            <w:shd w:val="clear" w:color="000000" w:fill="D9D9D9"/>
            <w:noWrap/>
            <w:vAlign w:val="bottom"/>
            <w:hideMark/>
          </w:tcPr>
          <w:p w:rsidRPr="008B7D06" w:rsidR="00B708CE" w:rsidP="00507EB8" w:rsidRDefault="00B708CE" w14:paraId="4E45DC30" w14:textId="77777777">
            <w:pPr>
              <w:spacing w:after="0" w:line="240" w:lineRule="auto"/>
              <w:rPr>
                <w:rFonts w:ascii="Arial" w:hAnsi="Arial" w:eastAsia="Times New Roman" w:cs="Arial"/>
                <w:b/>
                <w:bCs/>
                <w:color w:val="000000"/>
                <w:sz w:val="22"/>
                <w:szCs w:val="22"/>
              </w:rPr>
            </w:pPr>
            <w:r w:rsidRPr="008B7D06">
              <w:rPr>
                <w:rFonts w:ascii="Arial" w:hAnsi="Arial" w:eastAsia="Times New Roman" w:cs="Arial"/>
                <w:b/>
                <w:bCs/>
                <w:color w:val="000000"/>
                <w:sz w:val="22"/>
                <w:szCs w:val="22"/>
              </w:rPr>
              <w:t>Homogenized</w:t>
            </w:r>
          </w:p>
        </w:tc>
      </w:tr>
      <w:tr w:rsidRPr="008B7D06" w:rsidR="00B708CE" w:rsidTr="00507EB8" w14:paraId="545A2ED6"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18978156"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cotton</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074983D5"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r w:rsidRPr="00BC36B6">
              <w:rPr>
                <w:rFonts w:ascii="Arial" w:hAnsi="Arial" w:cs="Arial"/>
                <w:noProof/>
                <w:sz w:val="22"/>
                <w:szCs w:val="22"/>
              </w:rPr>
              <mc:AlternateContent>
                <mc:Choice Requires="wps">
                  <w:drawing>
                    <wp:anchor distT="0" distB="0" distL="114300" distR="114300" simplePos="0" relativeHeight="251660289" behindDoc="0" locked="0" layoutInCell="1" allowOverlap="1" wp14:anchorId="3768062F" wp14:editId="2CC20AE6">
                      <wp:simplePos x="0" y="0"/>
                      <wp:positionH relativeFrom="column">
                        <wp:posOffset>-635</wp:posOffset>
                      </wp:positionH>
                      <wp:positionV relativeFrom="paragraph">
                        <wp:posOffset>27940</wp:posOffset>
                      </wp:positionV>
                      <wp:extent cx="244929" cy="179614"/>
                      <wp:effectExtent l="0" t="19050" r="41275" b="30480"/>
                      <wp:wrapNone/>
                      <wp:docPr id="1854951345" name="Arrow: Right 1"/>
                      <wp:cNvGraphicFramePr/>
                      <a:graphic xmlns:a="http://schemas.openxmlformats.org/drawingml/2006/main">
                        <a:graphicData uri="http://schemas.microsoft.com/office/word/2010/wordprocessingShape">
                          <wps:wsp>
                            <wps:cNvSpPr/>
                            <wps:spPr>
                              <a:xfrm>
                                <a:off x="0" y="0"/>
                                <a:ext cx="244929" cy="17961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w14:anchorId="05EAC982">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1" style="position:absolute;margin-left:-.05pt;margin-top:2.2pt;width:19.3pt;height:14.15pt;z-index:251660289;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56082 [3204]" strokecolor="#030e13 [484]" strokeweight="1pt" type="#_x0000_t13" adj="1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"/>
                  </w:pict>
                </mc:Fallback>
              </mc:AlternateContent>
            </w:r>
          </w:p>
        </w:tc>
        <w:tc>
          <w:tcPr>
            <w:tcW w:w="1800"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2A532FB6"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cotton</w:t>
            </w:r>
          </w:p>
        </w:tc>
      </w:tr>
      <w:tr w:rsidRPr="008B7D06" w:rsidR="00B708CE" w:rsidTr="00507EB8" w14:paraId="2D0A366D"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22C399CA"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cotton gabardine</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44EFB040"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3A49673C"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linen</w:t>
            </w:r>
          </w:p>
        </w:tc>
      </w:tr>
      <w:tr w:rsidRPr="008B7D06" w:rsidR="00B708CE" w:rsidTr="00507EB8" w14:paraId="3C00E971"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7BD6ADF7"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crochet-knit (likely cotton or a cotton blend)</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75DCC9AC"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3231CFE2"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mixed</w:t>
            </w:r>
          </w:p>
        </w:tc>
      </w:tr>
      <w:tr w:rsidRPr="008B7D06" w:rsidR="00B708CE" w:rsidTr="00507EB8" w14:paraId="65AA4112"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0A0873D0" w14:textId="77777777">
            <w:pPr>
              <w:spacing w:after="0" w:line="240" w:lineRule="auto"/>
              <w:rPr>
                <w:rFonts w:ascii="Arial" w:hAnsi="Arial" w:eastAsia="Times New Roman" w:cs="Arial"/>
                <w:color w:val="000000"/>
                <w:sz w:val="22"/>
                <w:szCs w:val="22"/>
              </w:rPr>
            </w:pPr>
            <w:proofErr w:type="spellStart"/>
            <w:r w:rsidRPr="008B7D06">
              <w:rPr>
                <w:rFonts w:ascii="Arial" w:hAnsi="Arial" w:eastAsia="Times New Roman" w:cs="Arial"/>
                <w:color w:val="000000"/>
                <w:sz w:val="22"/>
                <w:szCs w:val="22"/>
              </w:rPr>
              <w:t>crépe</w:t>
            </w:r>
            <w:proofErr w:type="spellEnd"/>
            <w:r w:rsidRPr="008B7D06">
              <w:rPr>
                <w:rFonts w:ascii="Arial" w:hAnsi="Arial" w:eastAsia="Times New Roman" w:cs="Arial"/>
                <w:color w:val="000000"/>
                <w:sz w:val="22"/>
                <w:szCs w:val="22"/>
              </w:rPr>
              <w:t>, lamé</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014FAB4A"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686AD640"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not specified</w:t>
            </w:r>
          </w:p>
        </w:tc>
      </w:tr>
      <w:tr w:rsidRPr="008B7D06" w:rsidR="00B708CE" w:rsidTr="00507EB8" w14:paraId="5EFCD90E"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4F8F4374"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flannel</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461B92E8"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2ADF98FD"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polyester</w:t>
            </w:r>
          </w:p>
        </w:tc>
      </w:tr>
      <w:tr w:rsidRPr="008B7D06" w:rsidR="00B708CE" w:rsidTr="00507EB8" w14:paraId="5142929A"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251FE24D"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fluid fabric</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5339733F"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5E071878"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silk</w:t>
            </w:r>
          </w:p>
        </w:tc>
      </w:tr>
      <w:tr w:rsidRPr="008B7D06" w:rsidR="00B708CE" w:rsidTr="00507EB8" w14:paraId="554B92C8"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01FF0414"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fluid fabric (exact material not specified)</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2F4C167C"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single" w:color="auto" w:sz="4" w:space="0"/>
              <w:bottom w:val="single" w:color="auto" w:sz="4" w:space="0"/>
              <w:right w:val="single" w:color="auto" w:sz="4" w:space="0"/>
            </w:tcBorders>
            <w:shd w:val="clear" w:color="000000" w:fill="FFFFFF"/>
            <w:noWrap/>
            <w:vAlign w:val="bottom"/>
            <w:hideMark/>
          </w:tcPr>
          <w:p w:rsidRPr="008B7D06" w:rsidR="00B708CE" w:rsidP="00507EB8" w:rsidRDefault="00B708CE" w14:paraId="150754C4"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velvet</w:t>
            </w:r>
          </w:p>
        </w:tc>
      </w:tr>
      <w:tr w:rsidRPr="008B7D06" w:rsidR="00B708CE" w:rsidTr="00507EB8" w14:paraId="50BE9590"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4F4AE99B"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w:t>
            </w:r>
            <w:proofErr w:type="gramStart"/>
            <w:r w:rsidRPr="008B7D06">
              <w:rPr>
                <w:rFonts w:ascii="Arial" w:hAnsi="Arial" w:eastAsia="Times New Roman" w:cs="Arial"/>
                <w:color w:val="000000"/>
                <w:sz w:val="22"/>
                <w:szCs w:val="22"/>
              </w:rPr>
              <w:t>likely</w:t>
            </w:r>
            <w:proofErr w:type="gramEnd"/>
            <w:r w:rsidRPr="008B7D06">
              <w:rPr>
                <w:rFonts w:ascii="Arial" w:hAnsi="Arial" w:eastAsia="Times New Roman" w:cs="Arial"/>
                <w:color w:val="000000"/>
                <w:sz w:val="22"/>
                <w:szCs w:val="22"/>
              </w:rPr>
              <w:t xml:space="preserve"> polyester or a blend)</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07F0CF2E"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3C48D275"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5B56AA5E"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3A7CA4F5"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fluid fabric (likely polyester or a polyester blend)</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5AD11734"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22741BAE"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3BA6853B"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26D2AEEB"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xml:space="preserve">fluid </w:t>
            </w:r>
            <w:proofErr w:type="gramStart"/>
            <w:r w:rsidRPr="008B7D06">
              <w:rPr>
                <w:rFonts w:ascii="Arial" w:hAnsi="Arial" w:eastAsia="Times New Roman" w:cs="Arial"/>
                <w:color w:val="000000"/>
                <w:sz w:val="22"/>
                <w:szCs w:val="22"/>
              </w:rPr>
              <w:t>fabric(</w:t>
            </w:r>
            <w:proofErr w:type="gramEnd"/>
            <w:r w:rsidRPr="008B7D06">
              <w:rPr>
                <w:rFonts w:ascii="Arial" w:hAnsi="Arial" w:eastAsia="Times New Roman" w:cs="Arial"/>
                <w:color w:val="000000"/>
                <w:sz w:val="22"/>
                <w:szCs w:val="22"/>
              </w:rPr>
              <w:t>likely polyester or blend)</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7B8D2DE2"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72262000"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0F753843"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7E51EB31"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fluid fabric, likely polyester or a blend</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27B8B0F0"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73689DA8"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26E7110D"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1EFC0A21"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lace</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461D58C6"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6EE37407"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534C169F"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0985F7C4"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likely cotton (cannot confirm without full description)</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737EDE16"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651AE18F"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4F19B76F"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290CAC47"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likely polyester (fluid fabric)</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6639E374"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55D7B3CE"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3B7BDB7F"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289EEFBF"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linen</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746044BB"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2C39ABAD"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12723934"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19A07433"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mixed cotton</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3B9692EF"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1A8F9C77"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1998A39C"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43094DAB"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mixed fabric (specific materials not provided)</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56F5616D"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1EA7774E"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58097E20"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0FC95AF6"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not specified (cannot be determined from the images and description)</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3AB34730"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0ABEE2A5"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4A92782B"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7F387593"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oxford cotton</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34039472"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08629FA0"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5AEAEA6F"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7018E88D"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polyester</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069E6EC0"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070B633E"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5C22C022"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013084E9"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poplin</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3D67974A"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4A23D803"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127CFF64"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3C31B869"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satin</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5A7C68BD"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71CAF745"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6AE24B3E"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605E5367"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silk</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1DB2797A"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62EAF5BD"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08FE5B95" w14:textId="77777777">
        <w:trPr>
          <w:trHeight w:val="288"/>
        </w:trPr>
        <w:tc>
          <w:tcPr>
            <w:tcW w:w="4495" w:type="dxa"/>
            <w:tcBorders>
              <w:top w:val="nil"/>
              <w:left w:val="single" w:color="auto" w:sz="4" w:space="0"/>
              <w:bottom w:val="nil"/>
              <w:right w:val="single" w:color="auto" w:sz="4" w:space="0"/>
            </w:tcBorders>
            <w:shd w:val="clear" w:color="000000" w:fill="FFFFFF"/>
            <w:noWrap/>
            <w:vAlign w:val="bottom"/>
            <w:hideMark/>
          </w:tcPr>
          <w:p w:rsidRPr="008B7D06" w:rsidR="00B708CE" w:rsidP="00507EB8" w:rsidRDefault="00B708CE" w14:paraId="066D85D5"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silk, crepe de chine</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32B3FD0B"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3DFF5F78"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r w:rsidRPr="008B7D06" w:rsidR="00B708CE" w:rsidTr="00507EB8" w14:paraId="11527FD2" w14:textId="77777777">
        <w:trPr>
          <w:trHeight w:val="288"/>
        </w:trPr>
        <w:tc>
          <w:tcPr>
            <w:tcW w:w="4495" w:type="dxa"/>
            <w:tcBorders>
              <w:top w:val="nil"/>
              <w:left w:val="single" w:color="auto" w:sz="4" w:space="0"/>
              <w:bottom w:val="single" w:color="auto" w:sz="4" w:space="0"/>
              <w:right w:val="single" w:color="auto" w:sz="4" w:space="0"/>
            </w:tcBorders>
            <w:shd w:val="clear" w:color="000000" w:fill="FFFFFF"/>
            <w:noWrap/>
            <w:vAlign w:val="bottom"/>
            <w:hideMark/>
          </w:tcPr>
          <w:p w:rsidRPr="008B7D06" w:rsidR="00B708CE" w:rsidP="00507EB8" w:rsidRDefault="00B708CE" w14:paraId="210C2691"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velvet</w:t>
            </w:r>
          </w:p>
        </w:tc>
        <w:tc>
          <w:tcPr>
            <w:tcW w:w="990" w:type="dxa"/>
            <w:tcBorders>
              <w:top w:val="nil"/>
              <w:left w:val="nil"/>
              <w:bottom w:val="nil"/>
              <w:right w:val="nil"/>
            </w:tcBorders>
            <w:shd w:val="clear" w:color="000000" w:fill="FFFFFF"/>
            <w:noWrap/>
            <w:vAlign w:val="bottom"/>
            <w:hideMark/>
          </w:tcPr>
          <w:p w:rsidRPr="008B7D06" w:rsidR="00B708CE" w:rsidP="00507EB8" w:rsidRDefault="00B708CE" w14:paraId="6A304E6F"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c>
          <w:tcPr>
            <w:tcW w:w="1800" w:type="dxa"/>
            <w:tcBorders>
              <w:top w:val="nil"/>
              <w:left w:val="nil"/>
              <w:bottom w:val="nil"/>
              <w:right w:val="nil"/>
            </w:tcBorders>
            <w:shd w:val="clear" w:color="000000" w:fill="FFFFFF"/>
            <w:noWrap/>
            <w:vAlign w:val="bottom"/>
            <w:hideMark/>
          </w:tcPr>
          <w:p w:rsidRPr="008B7D06" w:rsidR="00B708CE" w:rsidP="00507EB8" w:rsidRDefault="00B708CE" w14:paraId="5A3DD648" w14:textId="77777777">
            <w:pPr>
              <w:spacing w:after="0" w:line="240" w:lineRule="auto"/>
              <w:rPr>
                <w:rFonts w:ascii="Arial" w:hAnsi="Arial" w:eastAsia="Times New Roman" w:cs="Arial"/>
                <w:color w:val="000000"/>
                <w:sz w:val="22"/>
                <w:szCs w:val="22"/>
              </w:rPr>
            </w:pPr>
            <w:r w:rsidRPr="008B7D06">
              <w:rPr>
                <w:rFonts w:ascii="Arial" w:hAnsi="Arial" w:eastAsia="Times New Roman" w:cs="Arial"/>
                <w:color w:val="000000"/>
                <w:sz w:val="22"/>
                <w:szCs w:val="22"/>
              </w:rPr>
              <w:t> </w:t>
            </w:r>
          </w:p>
        </w:tc>
      </w:tr>
    </w:tbl>
    <w:p w:rsidR="00033E9E" w:rsidP="00B708CE" w:rsidRDefault="00033E9E" w14:paraId="0137AEAD" w14:textId="77777777">
      <w:pPr>
        <w:spacing w:line="360" w:lineRule="auto"/>
        <w:jc w:val="both"/>
        <w:rPr>
          <w:rFonts w:ascii="Arial" w:hAnsi="Arial" w:eastAsia="Arial" w:cs="Arial"/>
          <w:sz w:val="22"/>
          <w:szCs w:val="22"/>
        </w:rPr>
      </w:pPr>
    </w:p>
    <w:p w:rsidRPr="002C3E07" w:rsidR="00B708CE" w:rsidP="00B708CE" w:rsidRDefault="00B708CE" w14:paraId="4B966192" w14:textId="77777777">
      <w:pPr>
        <w:spacing w:line="360" w:lineRule="auto"/>
        <w:jc w:val="both"/>
        <w:rPr>
          <w:rFonts w:ascii="Arial" w:hAnsi="Arial" w:eastAsia="Arial" w:cs="Arial"/>
          <w:b/>
          <w:bCs/>
          <w:sz w:val="22"/>
          <w:szCs w:val="22"/>
        </w:rPr>
      </w:pPr>
      <w:r w:rsidRPr="002C3E07">
        <w:rPr>
          <w:rFonts w:ascii="Arial" w:hAnsi="Arial" w:eastAsia="Arial" w:cs="Arial"/>
          <w:b/>
          <w:bCs/>
          <w:sz w:val="22"/>
          <w:szCs w:val="22"/>
        </w:rPr>
        <w:t>Details</w:t>
      </w:r>
    </w:p>
    <w:tbl>
      <w:tblPr>
        <w:tblW w:w="7735" w:type="dxa"/>
        <w:tblLook w:val="04A0" w:firstRow="1" w:lastRow="0" w:firstColumn="1" w:lastColumn="0" w:noHBand="0" w:noVBand="1"/>
      </w:tblPr>
      <w:tblGrid>
        <w:gridCol w:w="4493"/>
        <w:gridCol w:w="994"/>
        <w:gridCol w:w="2248"/>
      </w:tblGrid>
      <w:tr w:rsidRPr="003629A1" w:rsidR="00B708CE" w:rsidTr="00507EB8" w14:paraId="443B879F" w14:textId="77777777">
        <w:trPr>
          <w:trHeight w:val="288"/>
        </w:trPr>
        <w:tc>
          <w:tcPr>
            <w:tcW w:w="4493" w:type="dxa"/>
            <w:tcBorders>
              <w:top w:val="single" w:color="auto" w:sz="4" w:space="0"/>
              <w:left w:val="single" w:color="auto" w:sz="4" w:space="0"/>
              <w:bottom w:val="nil"/>
              <w:right w:val="single" w:color="auto" w:sz="4" w:space="0"/>
            </w:tcBorders>
            <w:shd w:val="clear" w:color="000000" w:fill="D9D9D9"/>
            <w:noWrap/>
            <w:vAlign w:val="bottom"/>
            <w:hideMark/>
          </w:tcPr>
          <w:p w:rsidRPr="003629A1" w:rsidR="00B708CE" w:rsidP="00507EB8" w:rsidRDefault="00B708CE" w14:paraId="632A0E48" w14:textId="77777777">
            <w:pPr>
              <w:spacing w:after="0" w:line="240" w:lineRule="auto"/>
              <w:rPr>
                <w:rFonts w:ascii="Arial" w:hAnsi="Arial" w:eastAsia="Times New Roman" w:cs="Arial"/>
                <w:b/>
                <w:bCs/>
                <w:color w:val="000000"/>
                <w:sz w:val="22"/>
                <w:szCs w:val="22"/>
              </w:rPr>
            </w:pPr>
            <w:r w:rsidRPr="003629A1">
              <w:rPr>
                <w:rFonts w:ascii="Arial" w:hAnsi="Arial" w:eastAsia="Times New Roman" w:cs="Arial"/>
                <w:b/>
                <w:bCs/>
                <w:color w:val="000000"/>
                <w:sz w:val="22"/>
                <w:szCs w:val="22"/>
              </w:rPr>
              <w:t>Original</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5F72BDBD" w14:textId="77777777">
            <w:pPr>
              <w:spacing w:after="0" w:line="240" w:lineRule="auto"/>
              <w:rPr>
                <w:rFonts w:ascii="Arial" w:hAnsi="Arial" w:eastAsia="Times New Roman" w:cs="Arial"/>
                <w:b/>
                <w:bCs/>
                <w:color w:val="000000"/>
                <w:sz w:val="22"/>
                <w:szCs w:val="22"/>
              </w:rPr>
            </w:pPr>
            <w:r w:rsidRPr="003629A1">
              <w:rPr>
                <w:rFonts w:ascii="Arial" w:hAnsi="Arial" w:eastAsia="Times New Roman" w:cs="Arial"/>
                <w:b/>
                <w:bCs/>
                <w:color w:val="000000"/>
                <w:sz w:val="22"/>
                <w:szCs w:val="22"/>
              </w:rPr>
              <w:t> </w:t>
            </w:r>
          </w:p>
        </w:tc>
        <w:tc>
          <w:tcPr>
            <w:tcW w:w="2248" w:type="dxa"/>
            <w:tcBorders>
              <w:top w:val="single" w:color="auto" w:sz="4" w:space="0"/>
              <w:left w:val="single" w:color="auto" w:sz="4" w:space="0"/>
              <w:bottom w:val="nil"/>
              <w:right w:val="single" w:color="auto" w:sz="4" w:space="0"/>
            </w:tcBorders>
            <w:shd w:val="clear" w:color="000000" w:fill="D9D9D9"/>
            <w:noWrap/>
            <w:vAlign w:val="bottom"/>
            <w:hideMark/>
          </w:tcPr>
          <w:p w:rsidRPr="003629A1" w:rsidR="00B708CE" w:rsidP="00507EB8" w:rsidRDefault="00B708CE" w14:paraId="4FE5F6D7" w14:textId="77777777">
            <w:pPr>
              <w:spacing w:after="0" w:line="240" w:lineRule="auto"/>
              <w:rPr>
                <w:rFonts w:ascii="Arial" w:hAnsi="Arial" w:eastAsia="Times New Roman" w:cs="Arial"/>
                <w:b/>
                <w:bCs/>
                <w:color w:val="000000"/>
                <w:sz w:val="22"/>
                <w:szCs w:val="22"/>
              </w:rPr>
            </w:pPr>
            <w:r w:rsidRPr="003629A1">
              <w:rPr>
                <w:rFonts w:ascii="Arial" w:hAnsi="Arial" w:eastAsia="Times New Roman" w:cs="Arial"/>
                <w:b/>
                <w:bCs/>
                <w:color w:val="000000"/>
                <w:sz w:val="22"/>
                <w:szCs w:val="22"/>
              </w:rPr>
              <w:t>Homogenized</w:t>
            </w:r>
          </w:p>
        </w:tc>
      </w:tr>
      <w:tr w:rsidRPr="003629A1" w:rsidR="00B708CE" w:rsidTr="00507EB8" w14:paraId="14AEE9E0"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3ACEBFB8"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bandana print, knot detail at the front</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289DD155"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49747B67"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w:t>
            </w:r>
          </w:p>
        </w:tc>
      </w:tr>
      <w:tr w:rsidRPr="003629A1" w:rsidR="00B708CE" w:rsidTr="00507EB8" w14:paraId="49AE03BC"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154EE67B"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button-up front, cuffs with buttons</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0EECC7B1"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2CB57DF6"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Not</w:t>
            </w:r>
            <w:r>
              <w:rPr>
                <w:rFonts w:ascii="Arial" w:hAnsi="Arial" w:eastAsia="Times New Roman" w:cs="Arial"/>
                <w:color w:val="000000"/>
                <w:sz w:val="22"/>
                <w:szCs w:val="22"/>
              </w:rPr>
              <w:t xml:space="preserve"> </w:t>
            </w:r>
            <w:r w:rsidRPr="003629A1">
              <w:rPr>
                <w:rFonts w:ascii="Arial" w:hAnsi="Arial" w:eastAsia="Times New Roman" w:cs="Arial"/>
                <w:color w:val="000000"/>
                <w:sz w:val="22"/>
                <w:szCs w:val="22"/>
              </w:rPr>
              <w:t>recognized</w:t>
            </w:r>
          </w:p>
        </w:tc>
      </w:tr>
      <w:tr w:rsidRPr="003629A1" w:rsidR="00B708CE" w:rsidTr="00507EB8" w14:paraId="18D23CC0"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33D21412"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1D58C90A"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72253795"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pattern</w:t>
            </w:r>
          </w:p>
        </w:tc>
      </w:tr>
      <w:tr w:rsidRPr="003629A1" w:rsidR="00B708CE" w:rsidTr="00507EB8" w14:paraId="268DF2C9"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547161B3"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on cuffs</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1CBDE29A"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3BAAE7DE"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embroidery</w:t>
            </w:r>
          </w:p>
        </w:tc>
      </w:tr>
      <w:tr w:rsidRPr="003629A1" w:rsidR="00B708CE" w:rsidTr="00507EB8" w14:paraId="0DDC7005"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2EA7D945"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on the back</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7846F425"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single" w:color="auto" w:sz="4" w:space="0"/>
              <w:bottom w:val="single" w:color="auto" w:sz="4" w:space="0"/>
              <w:right w:val="single" w:color="auto" w:sz="4" w:space="0"/>
            </w:tcBorders>
            <w:shd w:val="clear" w:color="000000" w:fill="FFFFFF"/>
            <w:noWrap/>
            <w:vAlign w:val="bottom"/>
            <w:hideMark/>
          </w:tcPr>
          <w:p w:rsidRPr="003629A1" w:rsidR="00B708CE" w:rsidP="00507EB8" w:rsidRDefault="00B708CE" w14:paraId="5511259A"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embroidery</w:t>
            </w:r>
          </w:p>
        </w:tc>
      </w:tr>
      <w:tr w:rsidRPr="003629A1" w:rsidR="00B708CE" w:rsidTr="00507EB8" w14:paraId="25820EAB"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5CC238F2"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buttoned cuffs</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220F808B"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47C32C29"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43F36E56"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09796D92"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cuffs</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126D3D67"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03D95736"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703DBAC0"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6CDCAA2A"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embroidery</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6878EDB0"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02437074"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6D5C369E"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0B3242D4"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front chest pocket</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223A78CA"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38389295"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46D3A386"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05A83919"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lastRenderedPageBreak/>
              <w:t>buttons</w:t>
            </w:r>
            <w:proofErr w:type="gramStart"/>
            <w:r w:rsidRPr="003629A1">
              <w:rPr>
                <w:rFonts w:ascii="Arial" w:hAnsi="Arial" w:eastAsia="Times New Roman" w:cs="Arial"/>
                <w:color w:val="000000"/>
                <w:sz w:val="22"/>
                <w:szCs w:val="22"/>
              </w:rPr>
              <w:t>, gg</w:t>
            </w:r>
            <w:proofErr w:type="gramEnd"/>
            <w:r w:rsidRPr="003629A1">
              <w:rPr>
                <w:rFonts w:ascii="Arial" w:hAnsi="Arial" w:eastAsia="Times New Roman" w:cs="Arial"/>
                <w:color w:val="000000"/>
                <w:sz w:val="22"/>
                <w:szCs w:val="22"/>
              </w:rPr>
              <w:t xml:space="preserve"> logo pattern</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21A32490"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0ABE6FCC"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4AF30F08"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40353148"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gg pattern</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53B07CAF"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34AC2422"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1CFD593F"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69948836"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gg supreme pattern</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023A6573"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15529A7D"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637A1BB5"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3E559A55"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pleats</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750E7D8D"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47F37FC9"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7478E291"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5E85D8DA"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pleats, chest pockets</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4FDD04D4"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6D0F067D"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19ACD849"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5C98C9F0"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buttons, ribbon</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6C87E05D"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33B74A5E"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41CF343F"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16F21DB9"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embroidery</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616AF455"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5F2C4E93"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0758B38F"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45141C5E"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embroidery, buttons</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2F9126EE"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6E8F37B3"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1354FA73"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70ED2D38"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embroidery, double g logo</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55ECA6FE"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72CF3C9B"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53AE82A5"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3E18D63C"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floral print</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59DF8813"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6F74174B"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38403935"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68D6CB15" w14:textId="77777777">
            <w:pPr>
              <w:spacing w:after="0" w:line="240" w:lineRule="auto"/>
              <w:rPr>
                <w:rFonts w:ascii="Arial" w:hAnsi="Arial" w:eastAsia="Times New Roman" w:cs="Arial"/>
                <w:color w:val="000000"/>
                <w:sz w:val="22"/>
                <w:szCs w:val="22"/>
              </w:rPr>
            </w:pPr>
            <w:proofErr w:type="gramStart"/>
            <w:r w:rsidRPr="003629A1">
              <w:rPr>
                <w:rFonts w:ascii="Arial" w:hAnsi="Arial" w:eastAsia="Times New Roman" w:cs="Arial"/>
                <w:color w:val="000000"/>
                <w:sz w:val="22"/>
                <w:szCs w:val="22"/>
              </w:rPr>
              <w:t>gg</w:t>
            </w:r>
            <w:proofErr w:type="gramEnd"/>
            <w:r w:rsidRPr="003629A1">
              <w:rPr>
                <w:rFonts w:ascii="Arial" w:hAnsi="Arial" w:eastAsia="Times New Roman" w:cs="Arial"/>
                <w:color w:val="000000"/>
                <w:sz w:val="22"/>
                <w:szCs w:val="22"/>
              </w:rPr>
              <w:t xml:space="preserve"> logo pattern</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1339C7FD"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2AB9E2D8"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1ADB7595"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12DF7DB3"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jacquard pattern</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22E5EE88"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69FC9B37"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60DD3993"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703A9E7B"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none</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13DECE38"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659A05CB"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6E12FA7A" w14:textId="77777777">
        <w:trPr>
          <w:trHeight w:val="288"/>
        </w:trPr>
        <w:tc>
          <w:tcPr>
            <w:tcW w:w="4493" w:type="dxa"/>
            <w:tcBorders>
              <w:top w:val="nil"/>
              <w:left w:val="single" w:color="auto" w:sz="4" w:space="0"/>
              <w:bottom w:val="nil"/>
              <w:right w:val="single" w:color="auto" w:sz="4" w:space="0"/>
            </w:tcBorders>
            <w:shd w:val="clear" w:color="000000" w:fill="FFFFFF"/>
            <w:noWrap/>
            <w:vAlign w:val="bottom"/>
            <w:hideMark/>
          </w:tcPr>
          <w:p w:rsidRPr="003629A1" w:rsidR="00B708CE" w:rsidP="00507EB8" w:rsidRDefault="00B708CE" w14:paraId="21F6ADC5"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print</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0F753197"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1DFC2B39"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r w:rsidRPr="003629A1" w:rsidR="00B708CE" w:rsidTr="00507EB8" w14:paraId="4808263D" w14:textId="77777777">
        <w:trPr>
          <w:trHeight w:val="288"/>
        </w:trPr>
        <w:tc>
          <w:tcPr>
            <w:tcW w:w="4493" w:type="dxa"/>
            <w:tcBorders>
              <w:top w:val="nil"/>
              <w:left w:val="single" w:color="auto" w:sz="4" w:space="0"/>
              <w:bottom w:val="single" w:color="auto" w:sz="4" w:space="0"/>
              <w:right w:val="single" w:color="auto" w:sz="4" w:space="0"/>
            </w:tcBorders>
            <w:shd w:val="clear" w:color="000000" w:fill="FFFFFF"/>
            <w:noWrap/>
            <w:vAlign w:val="bottom"/>
            <w:hideMark/>
          </w:tcPr>
          <w:p w:rsidRPr="003629A1" w:rsidR="00B708CE" w:rsidP="00507EB8" w:rsidRDefault="00B708CE" w14:paraId="6920132D"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stripes, printed design</w:t>
            </w:r>
          </w:p>
        </w:tc>
        <w:tc>
          <w:tcPr>
            <w:tcW w:w="994" w:type="dxa"/>
            <w:tcBorders>
              <w:top w:val="nil"/>
              <w:left w:val="nil"/>
              <w:bottom w:val="nil"/>
              <w:right w:val="nil"/>
            </w:tcBorders>
            <w:shd w:val="clear" w:color="000000" w:fill="FFFFFF"/>
            <w:noWrap/>
            <w:vAlign w:val="bottom"/>
            <w:hideMark/>
          </w:tcPr>
          <w:p w:rsidRPr="003629A1" w:rsidR="00B708CE" w:rsidP="00507EB8" w:rsidRDefault="00B708CE" w14:paraId="0E8CA51B"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c>
          <w:tcPr>
            <w:tcW w:w="2248" w:type="dxa"/>
            <w:tcBorders>
              <w:top w:val="nil"/>
              <w:left w:val="nil"/>
              <w:bottom w:val="nil"/>
              <w:right w:val="nil"/>
            </w:tcBorders>
            <w:shd w:val="clear" w:color="000000" w:fill="FFFFFF"/>
            <w:noWrap/>
            <w:vAlign w:val="bottom"/>
            <w:hideMark/>
          </w:tcPr>
          <w:p w:rsidRPr="003629A1" w:rsidR="00B708CE" w:rsidP="00507EB8" w:rsidRDefault="00B708CE" w14:paraId="44A6A4AC" w14:textId="77777777">
            <w:pPr>
              <w:spacing w:after="0" w:line="240" w:lineRule="auto"/>
              <w:rPr>
                <w:rFonts w:ascii="Arial" w:hAnsi="Arial" w:eastAsia="Times New Roman" w:cs="Arial"/>
                <w:color w:val="000000"/>
                <w:sz w:val="22"/>
                <w:szCs w:val="22"/>
              </w:rPr>
            </w:pPr>
            <w:r w:rsidRPr="003629A1">
              <w:rPr>
                <w:rFonts w:ascii="Arial" w:hAnsi="Arial" w:eastAsia="Times New Roman" w:cs="Arial"/>
                <w:color w:val="000000"/>
                <w:sz w:val="22"/>
                <w:szCs w:val="22"/>
              </w:rPr>
              <w:t> </w:t>
            </w:r>
          </w:p>
        </w:tc>
      </w:tr>
    </w:tbl>
    <w:p w:rsidR="00033E9E" w:rsidP="00B708CE" w:rsidRDefault="00033E9E" w14:paraId="75BAE34E" w14:textId="77777777">
      <w:pPr>
        <w:spacing w:line="360" w:lineRule="auto"/>
        <w:jc w:val="both"/>
        <w:rPr>
          <w:rFonts w:ascii="Arial" w:hAnsi="Arial" w:eastAsia="Arial" w:cs="Arial"/>
          <w:b/>
          <w:bCs/>
          <w:sz w:val="22"/>
          <w:szCs w:val="22"/>
        </w:rPr>
      </w:pPr>
    </w:p>
    <w:p w:rsidRPr="00826250" w:rsidR="00B708CE" w:rsidP="00B708CE" w:rsidRDefault="00B708CE" w14:paraId="3F95332D" w14:textId="73D2B6C7">
      <w:pPr>
        <w:spacing w:line="360" w:lineRule="auto"/>
        <w:jc w:val="both"/>
        <w:rPr>
          <w:rFonts w:ascii="Arial" w:hAnsi="Arial" w:eastAsia="Arial" w:cs="Arial"/>
          <w:b/>
          <w:bCs/>
          <w:sz w:val="22"/>
          <w:szCs w:val="22"/>
        </w:rPr>
      </w:pPr>
      <w:r w:rsidRPr="00826250">
        <w:rPr>
          <w:rFonts w:ascii="Arial" w:hAnsi="Arial" w:eastAsia="Arial" w:cs="Arial"/>
          <w:b/>
          <w:bCs/>
          <w:sz w:val="22"/>
          <w:szCs w:val="22"/>
        </w:rPr>
        <w:t>Fabric weight</w:t>
      </w:r>
    </w:p>
    <w:tbl>
      <w:tblPr>
        <w:tblW w:w="3540" w:type="dxa"/>
        <w:tblLook w:val="04A0" w:firstRow="1" w:lastRow="0" w:firstColumn="1" w:lastColumn="0" w:noHBand="0" w:noVBand="1"/>
      </w:tblPr>
      <w:tblGrid>
        <w:gridCol w:w="1146"/>
        <w:gridCol w:w="960"/>
        <w:gridCol w:w="1659"/>
      </w:tblGrid>
      <w:tr w:rsidRPr="00826250" w:rsidR="00B708CE" w:rsidTr="00507EB8" w14:paraId="265FEF31" w14:textId="77777777">
        <w:trPr>
          <w:trHeight w:val="276"/>
        </w:trPr>
        <w:tc>
          <w:tcPr>
            <w:tcW w:w="1000" w:type="dxa"/>
            <w:tcBorders>
              <w:top w:val="single" w:color="auto" w:sz="4" w:space="0"/>
              <w:left w:val="single" w:color="auto" w:sz="4" w:space="0"/>
              <w:bottom w:val="nil"/>
              <w:right w:val="single" w:color="auto" w:sz="4" w:space="0"/>
            </w:tcBorders>
            <w:shd w:val="clear" w:color="000000" w:fill="D9D9D9"/>
            <w:noWrap/>
            <w:vAlign w:val="bottom"/>
            <w:hideMark/>
          </w:tcPr>
          <w:p w:rsidRPr="00826250" w:rsidR="00B708CE" w:rsidP="00507EB8" w:rsidRDefault="00B708CE" w14:paraId="59D921F5" w14:textId="77777777">
            <w:pPr>
              <w:spacing w:after="0" w:line="240" w:lineRule="auto"/>
              <w:rPr>
                <w:rFonts w:ascii="Arial" w:hAnsi="Arial" w:eastAsia="Times New Roman" w:cs="Arial"/>
                <w:b/>
                <w:bCs/>
                <w:color w:val="000000"/>
                <w:sz w:val="22"/>
                <w:szCs w:val="22"/>
              </w:rPr>
            </w:pPr>
            <w:r w:rsidRPr="00826250">
              <w:rPr>
                <w:rFonts w:ascii="Arial" w:hAnsi="Arial" w:eastAsia="Times New Roman" w:cs="Arial"/>
                <w:b/>
                <w:bCs/>
                <w:color w:val="000000"/>
                <w:sz w:val="22"/>
                <w:szCs w:val="22"/>
              </w:rPr>
              <w:t>Original</w:t>
            </w:r>
          </w:p>
        </w:tc>
        <w:tc>
          <w:tcPr>
            <w:tcW w:w="960" w:type="dxa"/>
            <w:tcBorders>
              <w:top w:val="nil"/>
              <w:left w:val="nil"/>
              <w:bottom w:val="nil"/>
              <w:right w:val="single" w:color="auto" w:sz="4" w:space="0"/>
            </w:tcBorders>
            <w:shd w:val="clear" w:color="000000" w:fill="FFFFFF"/>
            <w:noWrap/>
            <w:vAlign w:val="bottom"/>
            <w:hideMark/>
          </w:tcPr>
          <w:p w:rsidRPr="00826250" w:rsidR="00B708CE" w:rsidP="00507EB8" w:rsidRDefault="00B708CE" w14:paraId="79F8A152" w14:textId="77777777">
            <w:pPr>
              <w:spacing w:after="0" w:line="240" w:lineRule="auto"/>
              <w:rPr>
                <w:rFonts w:ascii="Arial" w:hAnsi="Arial" w:eastAsia="Times New Roman" w:cs="Arial"/>
                <w:b/>
                <w:bCs/>
                <w:color w:val="000000"/>
                <w:sz w:val="22"/>
                <w:szCs w:val="22"/>
              </w:rPr>
            </w:pPr>
            <w:r w:rsidRPr="00826250">
              <w:rPr>
                <w:rFonts w:ascii="Arial" w:hAnsi="Arial" w:eastAsia="Times New Roman" w:cs="Arial"/>
                <w:b/>
                <w:bCs/>
                <w:color w:val="000000"/>
                <w:sz w:val="22"/>
                <w:szCs w:val="22"/>
              </w:rPr>
              <w:t> </w:t>
            </w:r>
          </w:p>
        </w:tc>
        <w:tc>
          <w:tcPr>
            <w:tcW w:w="1580" w:type="dxa"/>
            <w:tcBorders>
              <w:top w:val="single" w:color="auto" w:sz="4" w:space="0"/>
              <w:left w:val="single" w:color="auto" w:sz="4" w:space="0"/>
              <w:bottom w:val="nil"/>
              <w:right w:val="single" w:color="auto" w:sz="4" w:space="0"/>
            </w:tcBorders>
            <w:shd w:val="clear" w:color="000000" w:fill="D9D9D9"/>
            <w:noWrap/>
            <w:vAlign w:val="bottom"/>
            <w:hideMark/>
          </w:tcPr>
          <w:p w:rsidRPr="00826250" w:rsidR="00B708CE" w:rsidP="00507EB8" w:rsidRDefault="00B708CE" w14:paraId="5251C784" w14:textId="77777777">
            <w:pPr>
              <w:spacing w:after="0" w:line="240" w:lineRule="auto"/>
              <w:rPr>
                <w:rFonts w:ascii="Arial" w:hAnsi="Arial" w:eastAsia="Times New Roman" w:cs="Arial"/>
                <w:b/>
                <w:bCs/>
                <w:color w:val="000000"/>
                <w:sz w:val="22"/>
                <w:szCs w:val="22"/>
              </w:rPr>
            </w:pPr>
            <w:r w:rsidRPr="00826250">
              <w:rPr>
                <w:rFonts w:ascii="Arial" w:hAnsi="Arial" w:eastAsia="Times New Roman" w:cs="Arial"/>
                <w:b/>
                <w:bCs/>
                <w:color w:val="000000"/>
                <w:sz w:val="22"/>
                <w:szCs w:val="22"/>
              </w:rPr>
              <w:t>Homogenized</w:t>
            </w:r>
          </w:p>
        </w:tc>
      </w:tr>
      <w:tr w:rsidRPr="00826250" w:rsidR="00B708CE" w:rsidTr="00507EB8" w14:paraId="67E5393C" w14:textId="77777777">
        <w:trPr>
          <w:trHeight w:val="276"/>
        </w:trPr>
        <w:tc>
          <w:tcPr>
            <w:tcW w:w="1000" w:type="dxa"/>
            <w:tcBorders>
              <w:top w:val="nil"/>
              <w:left w:val="single" w:color="auto" w:sz="4" w:space="0"/>
              <w:bottom w:val="nil"/>
              <w:right w:val="single" w:color="auto" w:sz="4" w:space="0"/>
            </w:tcBorders>
            <w:shd w:val="clear" w:color="000000" w:fill="FFFFFF"/>
            <w:noWrap/>
            <w:vAlign w:val="bottom"/>
            <w:hideMark/>
          </w:tcPr>
          <w:p w:rsidRPr="00826250" w:rsidR="00B708CE" w:rsidP="00507EB8" w:rsidRDefault="00B708CE" w14:paraId="4967F547"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fluid</w:t>
            </w:r>
          </w:p>
        </w:tc>
        <w:tc>
          <w:tcPr>
            <w:tcW w:w="960" w:type="dxa"/>
            <w:tcBorders>
              <w:top w:val="nil"/>
              <w:left w:val="nil"/>
              <w:bottom w:val="nil"/>
              <w:right w:val="single" w:color="auto" w:sz="4" w:space="0"/>
            </w:tcBorders>
            <w:shd w:val="clear" w:color="000000" w:fill="FFFFFF"/>
            <w:noWrap/>
            <w:vAlign w:val="bottom"/>
            <w:hideMark/>
          </w:tcPr>
          <w:p w:rsidRPr="00826250" w:rsidR="00B708CE" w:rsidP="00507EB8" w:rsidRDefault="00B708CE" w14:paraId="343993C3"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 </w:t>
            </w:r>
          </w:p>
        </w:tc>
        <w:tc>
          <w:tcPr>
            <w:tcW w:w="1580" w:type="dxa"/>
            <w:tcBorders>
              <w:top w:val="nil"/>
              <w:left w:val="single" w:color="auto" w:sz="4" w:space="0"/>
              <w:bottom w:val="nil"/>
              <w:right w:val="single" w:color="auto" w:sz="4" w:space="0"/>
            </w:tcBorders>
            <w:shd w:val="clear" w:color="000000" w:fill="FFFFFF"/>
            <w:noWrap/>
            <w:vAlign w:val="bottom"/>
            <w:hideMark/>
          </w:tcPr>
          <w:p w:rsidRPr="00826250" w:rsidR="00B708CE" w:rsidP="00507EB8" w:rsidRDefault="00B708CE" w14:paraId="1FE67A0E"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Heavy</w:t>
            </w:r>
          </w:p>
        </w:tc>
      </w:tr>
      <w:tr w:rsidRPr="00826250" w:rsidR="00B708CE" w:rsidTr="00507EB8" w14:paraId="7359B19F" w14:textId="77777777">
        <w:trPr>
          <w:trHeight w:val="276"/>
        </w:trPr>
        <w:tc>
          <w:tcPr>
            <w:tcW w:w="1000" w:type="dxa"/>
            <w:tcBorders>
              <w:top w:val="nil"/>
              <w:left w:val="single" w:color="auto" w:sz="4" w:space="0"/>
              <w:bottom w:val="nil"/>
              <w:right w:val="single" w:color="auto" w:sz="4" w:space="0"/>
            </w:tcBorders>
            <w:shd w:val="clear" w:color="000000" w:fill="FFFFFF"/>
            <w:noWrap/>
            <w:vAlign w:val="bottom"/>
            <w:hideMark/>
          </w:tcPr>
          <w:p w:rsidRPr="00826250" w:rsidR="00B708CE" w:rsidP="00507EB8" w:rsidRDefault="00B708CE" w14:paraId="5FD19DF1"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high</w:t>
            </w:r>
          </w:p>
        </w:tc>
        <w:tc>
          <w:tcPr>
            <w:tcW w:w="960" w:type="dxa"/>
            <w:tcBorders>
              <w:top w:val="nil"/>
              <w:left w:val="nil"/>
              <w:bottom w:val="nil"/>
              <w:right w:val="single" w:color="auto" w:sz="4" w:space="0"/>
            </w:tcBorders>
            <w:shd w:val="clear" w:color="000000" w:fill="FFFFFF"/>
            <w:noWrap/>
            <w:vAlign w:val="bottom"/>
            <w:hideMark/>
          </w:tcPr>
          <w:p w:rsidRPr="00826250" w:rsidR="00B708CE" w:rsidP="00507EB8" w:rsidRDefault="00B708CE" w14:paraId="07A51D04"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 </w:t>
            </w:r>
          </w:p>
        </w:tc>
        <w:tc>
          <w:tcPr>
            <w:tcW w:w="1580" w:type="dxa"/>
            <w:tcBorders>
              <w:top w:val="nil"/>
              <w:left w:val="single" w:color="auto" w:sz="4" w:space="0"/>
              <w:bottom w:val="nil"/>
              <w:right w:val="single" w:color="auto" w:sz="4" w:space="0"/>
            </w:tcBorders>
            <w:shd w:val="clear" w:color="000000" w:fill="FFFFFF"/>
            <w:noWrap/>
            <w:vAlign w:val="bottom"/>
            <w:hideMark/>
          </w:tcPr>
          <w:p w:rsidRPr="00826250" w:rsidR="00B708CE" w:rsidP="00507EB8" w:rsidRDefault="00B708CE" w14:paraId="6456DC98"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Light</w:t>
            </w:r>
          </w:p>
        </w:tc>
      </w:tr>
      <w:tr w:rsidRPr="00826250" w:rsidR="00B708CE" w:rsidTr="00507EB8" w14:paraId="64B8E0CB" w14:textId="77777777">
        <w:trPr>
          <w:trHeight w:val="276"/>
        </w:trPr>
        <w:tc>
          <w:tcPr>
            <w:tcW w:w="1000" w:type="dxa"/>
            <w:tcBorders>
              <w:top w:val="nil"/>
              <w:left w:val="single" w:color="auto" w:sz="4" w:space="0"/>
              <w:bottom w:val="nil"/>
              <w:right w:val="single" w:color="auto" w:sz="4" w:space="0"/>
            </w:tcBorders>
            <w:shd w:val="clear" w:color="000000" w:fill="FFFFFF"/>
            <w:noWrap/>
            <w:vAlign w:val="bottom"/>
            <w:hideMark/>
          </w:tcPr>
          <w:p w:rsidRPr="00826250" w:rsidR="00B708CE" w:rsidP="00507EB8" w:rsidRDefault="00B708CE" w14:paraId="53000B02"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low</w:t>
            </w:r>
          </w:p>
        </w:tc>
        <w:tc>
          <w:tcPr>
            <w:tcW w:w="960" w:type="dxa"/>
            <w:tcBorders>
              <w:top w:val="nil"/>
              <w:left w:val="nil"/>
              <w:bottom w:val="nil"/>
              <w:right w:val="single" w:color="auto" w:sz="4" w:space="0"/>
            </w:tcBorders>
            <w:shd w:val="clear" w:color="000000" w:fill="FFFFFF"/>
            <w:noWrap/>
            <w:vAlign w:val="bottom"/>
            <w:hideMark/>
          </w:tcPr>
          <w:p w:rsidRPr="00826250" w:rsidR="00B708CE" w:rsidP="00507EB8" w:rsidRDefault="00B708CE" w14:paraId="43B33B72"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 </w:t>
            </w:r>
          </w:p>
        </w:tc>
        <w:tc>
          <w:tcPr>
            <w:tcW w:w="1580" w:type="dxa"/>
            <w:tcBorders>
              <w:top w:val="nil"/>
              <w:left w:val="single" w:color="auto" w:sz="4" w:space="0"/>
              <w:bottom w:val="single" w:color="auto" w:sz="4" w:space="0"/>
              <w:right w:val="single" w:color="auto" w:sz="4" w:space="0"/>
            </w:tcBorders>
            <w:shd w:val="clear" w:color="000000" w:fill="FFFFFF"/>
            <w:noWrap/>
            <w:vAlign w:val="bottom"/>
            <w:hideMark/>
          </w:tcPr>
          <w:p w:rsidRPr="00826250" w:rsidR="00B708CE" w:rsidP="00507EB8" w:rsidRDefault="00B708CE" w14:paraId="4DFC5795"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Medium</w:t>
            </w:r>
          </w:p>
        </w:tc>
      </w:tr>
      <w:tr w:rsidRPr="00826250" w:rsidR="00B708CE" w:rsidTr="00507EB8" w14:paraId="4AD7B082" w14:textId="77777777">
        <w:trPr>
          <w:trHeight w:val="276"/>
        </w:trPr>
        <w:tc>
          <w:tcPr>
            <w:tcW w:w="1000" w:type="dxa"/>
            <w:tcBorders>
              <w:top w:val="nil"/>
              <w:left w:val="single" w:color="auto" w:sz="4" w:space="0"/>
              <w:bottom w:val="nil"/>
              <w:right w:val="single" w:color="auto" w:sz="4" w:space="0"/>
            </w:tcBorders>
            <w:shd w:val="clear" w:color="000000" w:fill="FFFFFF"/>
            <w:noWrap/>
            <w:vAlign w:val="bottom"/>
            <w:hideMark/>
          </w:tcPr>
          <w:p w:rsidRPr="00826250" w:rsidR="00B708CE" w:rsidP="00507EB8" w:rsidRDefault="00B708CE" w14:paraId="2394BAA4"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medium</w:t>
            </w:r>
          </w:p>
        </w:tc>
        <w:tc>
          <w:tcPr>
            <w:tcW w:w="960" w:type="dxa"/>
            <w:tcBorders>
              <w:top w:val="nil"/>
              <w:left w:val="nil"/>
              <w:bottom w:val="nil"/>
            </w:tcBorders>
            <w:shd w:val="clear" w:color="000000" w:fill="FFFFFF"/>
            <w:noWrap/>
            <w:vAlign w:val="bottom"/>
            <w:hideMark/>
          </w:tcPr>
          <w:p w:rsidRPr="00826250" w:rsidR="00B708CE" w:rsidP="00507EB8" w:rsidRDefault="00B708CE" w14:paraId="1BC8F8D3"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 </w:t>
            </w:r>
          </w:p>
        </w:tc>
        <w:tc>
          <w:tcPr>
            <w:tcW w:w="1580" w:type="dxa"/>
            <w:tcBorders>
              <w:top w:val="single" w:color="auto" w:sz="4" w:space="0"/>
            </w:tcBorders>
            <w:shd w:val="clear" w:color="000000" w:fill="FFFFFF"/>
            <w:noWrap/>
            <w:vAlign w:val="bottom"/>
            <w:hideMark/>
          </w:tcPr>
          <w:p w:rsidRPr="00826250" w:rsidR="00B708CE" w:rsidP="00507EB8" w:rsidRDefault="00B708CE" w14:paraId="07FE88ED" w14:textId="77777777">
            <w:pPr>
              <w:spacing w:after="0" w:line="240" w:lineRule="auto"/>
              <w:rPr>
                <w:rFonts w:ascii="Arial" w:hAnsi="Arial" w:eastAsia="Times New Roman" w:cs="Arial"/>
                <w:color w:val="000000"/>
                <w:sz w:val="22"/>
                <w:szCs w:val="22"/>
              </w:rPr>
            </w:pPr>
          </w:p>
        </w:tc>
      </w:tr>
      <w:tr w:rsidRPr="00826250" w:rsidR="00B708CE" w:rsidTr="00507EB8" w14:paraId="596FDC1A" w14:textId="77777777">
        <w:trPr>
          <w:trHeight w:val="276"/>
        </w:trPr>
        <w:tc>
          <w:tcPr>
            <w:tcW w:w="1000" w:type="dxa"/>
            <w:tcBorders>
              <w:top w:val="nil"/>
              <w:left w:val="single" w:color="auto" w:sz="4" w:space="0"/>
              <w:bottom w:val="single" w:color="auto" w:sz="4" w:space="0"/>
              <w:right w:val="single" w:color="auto" w:sz="4" w:space="0"/>
            </w:tcBorders>
            <w:shd w:val="clear" w:color="000000" w:fill="FFFFFF"/>
            <w:noWrap/>
            <w:vAlign w:val="bottom"/>
            <w:hideMark/>
          </w:tcPr>
          <w:p w:rsidRPr="00826250" w:rsidR="00B708CE" w:rsidP="00507EB8" w:rsidRDefault="00B708CE" w14:paraId="4F9B3ED9"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moderate</w:t>
            </w:r>
          </w:p>
        </w:tc>
        <w:tc>
          <w:tcPr>
            <w:tcW w:w="960" w:type="dxa"/>
            <w:tcBorders>
              <w:top w:val="nil"/>
              <w:left w:val="nil"/>
              <w:bottom w:val="nil"/>
              <w:right w:val="nil"/>
            </w:tcBorders>
            <w:shd w:val="clear" w:color="000000" w:fill="FFFFFF"/>
            <w:noWrap/>
            <w:vAlign w:val="bottom"/>
            <w:hideMark/>
          </w:tcPr>
          <w:p w:rsidRPr="00826250" w:rsidR="00B708CE" w:rsidP="00507EB8" w:rsidRDefault="00B708CE" w14:paraId="11C6D996"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 </w:t>
            </w:r>
          </w:p>
        </w:tc>
        <w:tc>
          <w:tcPr>
            <w:tcW w:w="1580" w:type="dxa"/>
            <w:tcBorders>
              <w:left w:val="nil"/>
              <w:bottom w:val="nil"/>
              <w:right w:val="nil"/>
            </w:tcBorders>
            <w:shd w:val="clear" w:color="000000" w:fill="FFFFFF"/>
            <w:noWrap/>
            <w:vAlign w:val="bottom"/>
            <w:hideMark/>
          </w:tcPr>
          <w:p w:rsidRPr="00826250" w:rsidR="00B708CE" w:rsidP="00507EB8" w:rsidRDefault="00B708CE" w14:paraId="1495FF4D" w14:textId="77777777">
            <w:pPr>
              <w:spacing w:after="0" w:line="240" w:lineRule="auto"/>
              <w:rPr>
                <w:rFonts w:ascii="Arial" w:hAnsi="Arial" w:eastAsia="Times New Roman" w:cs="Arial"/>
                <w:color w:val="000000"/>
                <w:sz w:val="22"/>
                <w:szCs w:val="22"/>
              </w:rPr>
            </w:pPr>
            <w:r w:rsidRPr="00826250">
              <w:rPr>
                <w:rFonts w:ascii="Arial" w:hAnsi="Arial" w:eastAsia="Times New Roman" w:cs="Arial"/>
                <w:color w:val="000000"/>
                <w:sz w:val="22"/>
                <w:szCs w:val="22"/>
              </w:rPr>
              <w:t> </w:t>
            </w:r>
          </w:p>
        </w:tc>
      </w:tr>
    </w:tbl>
    <w:p w:rsidR="00B708CE" w:rsidP="00B708CE" w:rsidRDefault="00B708CE" w14:paraId="335BB4F4" w14:textId="77777777">
      <w:pPr>
        <w:spacing w:line="360" w:lineRule="auto"/>
        <w:jc w:val="both"/>
        <w:rPr>
          <w:rFonts w:ascii="Arial" w:hAnsi="Arial" w:eastAsia="Arial" w:cs="Arial"/>
          <w:sz w:val="22"/>
          <w:szCs w:val="22"/>
        </w:rPr>
      </w:pPr>
    </w:p>
    <w:p w:rsidRPr="007903DA" w:rsidR="00B708CE" w:rsidP="00B708CE" w:rsidRDefault="00B708CE" w14:paraId="6039B082" w14:textId="77777777">
      <w:pPr>
        <w:spacing w:line="360" w:lineRule="auto"/>
        <w:jc w:val="both"/>
        <w:rPr>
          <w:rFonts w:ascii="Arial" w:hAnsi="Arial" w:eastAsia="Arial" w:cs="Arial"/>
          <w:b/>
          <w:bCs/>
          <w:sz w:val="22"/>
          <w:szCs w:val="22"/>
        </w:rPr>
      </w:pPr>
      <w:r w:rsidRPr="007903DA">
        <w:rPr>
          <w:rFonts w:ascii="Arial" w:hAnsi="Arial" w:eastAsia="Arial" w:cs="Arial"/>
          <w:b/>
          <w:bCs/>
          <w:sz w:val="22"/>
          <w:szCs w:val="22"/>
        </w:rPr>
        <w:t xml:space="preserve">Occasion Suitability </w:t>
      </w:r>
    </w:p>
    <w:tbl>
      <w:tblPr>
        <w:tblW w:w="6300" w:type="dxa"/>
        <w:tblLook w:val="04A0" w:firstRow="1" w:lastRow="0" w:firstColumn="1" w:lastColumn="0" w:noHBand="0" w:noVBand="1"/>
      </w:tblPr>
      <w:tblGrid>
        <w:gridCol w:w="3280"/>
        <w:gridCol w:w="960"/>
        <w:gridCol w:w="2060"/>
      </w:tblGrid>
      <w:tr w:rsidRPr="00854EB7" w:rsidR="00854EB7" w:rsidTr="00854EB7" w14:paraId="56B589B4" w14:textId="77777777">
        <w:trPr>
          <w:trHeight w:val="276"/>
        </w:trPr>
        <w:tc>
          <w:tcPr>
            <w:tcW w:w="3280" w:type="dxa"/>
            <w:tcBorders>
              <w:top w:val="single" w:color="auto" w:sz="4" w:space="0"/>
              <w:left w:val="single" w:color="auto" w:sz="4" w:space="0"/>
              <w:bottom w:val="nil"/>
              <w:right w:val="single" w:color="auto" w:sz="4" w:space="0"/>
            </w:tcBorders>
            <w:shd w:val="clear" w:color="000000" w:fill="D9D9D9"/>
            <w:noWrap/>
            <w:vAlign w:val="bottom"/>
            <w:hideMark/>
          </w:tcPr>
          <w:p w:rsidRPr="00854EB7" w:rsidR="00854EB7" w:rsidP="00854EB7" w:rsidRDefault="00854EB7" w14:paraId="0F24A2A7" w14:textId="77777777">
            <w:pPr>
              <w:spacing w:after="0" w:line="240" w:lineRule="auto"/>
              <w:rPr>
                <w:rFonts w:ascii="Arial" w:hAnsi="Arial" w:eastAsia="Times New Roman" w:cs="Arial"/>
                <w:b/>
                <w:bCs/>
                <w:color w:val="000000"/>
                <w:sz w:val="22"/>
                <w:szCs w:val="22"/>
              </w:rPr>
            </w:pPr>
            <w:r w:rsidRPr="00854EB7">
              <w:rPr>
                <w:rFonts w:ascii="Arial" w:hAnsi="Arial" w:eastAsia="Times New Roman" w:cs="Arial"/>
                <w:b/>
                <w:bCs/>
                <w:color w:val="000000"/>
                <w:sz w:val="22"/>
                <w:szCs w:val="22"/>
              </w:rPr>
              <w:t>Original</w:t>
            </w:r>
          </w:p>
        </w:tc>
        <w:tc>
          <w:tcPr>
            <w:tcW w:w="960" w:type="dxa"/>
            <w:tcBorders>
              <w:top w:val="nil"/>
              <w:left w:val="nil"/>
              <w:bottom w:val="nil"/>
              <w:right w:val="nil"/>
            </w:tcBorders>
            <w:shd w:val="clear" w:color="000000" w:fill="FFFFFF"/>
            <w:noWrap/>
            <w:vAlign w:val="bottom"/>
            <w:hideMark/>
          </w:tcPr>
          <w:p w:rsidRPr="00854EB7" w:rsidR="00854EB7" w:rsidP="00854EB7" w:rsidRDefault="00854EB7" w14:paraId="0B808F80" w14:textId="77777777">
            <w:pPr>
              <w:spacing w:after="0" w:line="240" w:lineRule="auto"/>
              <w:rPr>
                <w:rFonts w:ascii="Arial" w:hAnsi="Arial" w:eastAsia="Times New Roman" w:cs="Arial"/>
                <w:b/>
                <w:bCs/>
                <w:color w:val="000000"/>
                <w:sz w:val="22"/>
                <w:szCs w:val="22"/>
              </w:rPr>
            </w:pPr>
            <w:r w:rsidRPr="00854EB7">
              <w:rPr>
                <w:rFonts w:ascii="Arial" w:hAnsi="Arial" w:eastAsia="Times New Roman" w:cs="Arial"/>
                <w:b/>
                <w:bCs/>
                <w:color w:val="000000"/>
                <w:sz w:val="22"/>
                <w:szCs w:val="22"/>
              </w:rPr>
              <w:t> </w:t>
            </w:r>
          </w:p>
        </w:tc>
        <w:tc>
          <w:tcPr>
            <w:tcW w:w="2060" w:type="dxa"/>
            <w:tcBorders>
              <w:top w:val="single" w:color="auto" w:sz="4" w:space="0"/>
              <w:left w:val="single" w:color="auto" w:sz="4" w:space="0"/>
              <w:bottom w:val="nil"/>
              <w:right w:val="single" w:color="auto" w:sz="4" w:space="0"/>
            </w:tcBorders>
            <w:shd w:val="clear" w:color="000000" w:fill="D9D9D9"/>
            <w:noWrap/>
            <w:vAlign w:val="bottom"/>
            <w:hideMark/>
          </w:tcPr>
          <w:p w:rsidRPr="00854EB7" w:rsidR="00854EB7" w:rsidP="00854EB7" w:rsidRDefault="00854EB7" w14:paraId="5E0DE921" w14:textId="77777777">
            <w:pPr>
              <w:spacing w:after="0" w:line="240" w:lineRule="auto"/>
              <w:rPr>
                <w:rFonts w:ascii="Arial" w:hAnsi="Arial" w:eastAsia="Times New Roman" w:cs="Arial"/>
                <w:b/>
                <w:bCs/>
                <w:color w:val="000000"/>
                <w:sz w:val="22"/>
                <w:szCs w:val="22"/>
              </w:rPr>
            </w:pPr>
            <w:r w:rsidRPr="00854EB7">
              <w:rPr>
                <w:rFonts w:ascii="Arial" w:hAnsi="Arial" w:eastAsia="Times New Roman" w:cs="Arial"/>
                <w:b/>
                <w:bCs/>
                <w:color w:val="000000"/>
                <w:sz w:val="22"/>
                <w:szCs w:val="22"/>
              </w:rPr>
              <w:t>Homogenized</w:t>
            </w:r>
          </w:p>
        </w:tc>
      </w:tr>
      <w:tr w:rsidRPr="00854EB7" w:rsidR="00854EB7" w:rsidTr="00854EB7" w14:paraId="67F20648" w14:textId="77777777">
        <w:trPr>
          <w:trHeight w:val="276"/>
        </w:trPr>
        <w:tc>
          <w:tcPr>
            <w:tcW w:w="3280" w:type="dxa"/>
            <w:tcBorders>
              <w:top w:val="nil"/>
              <w:left w:val="single" w:color="auto" w:sz="4" w:space="0"/>
              <w:bottom w:val="nil"/>
              <w:right w:val="single" w:color="auto" w:sz="4" w:space="0"/>
            </w:tcBorders>
            <w:shd w:val="clear" w:color="000000" w:fill="FFFFFF"/>
            <w:noWrap/>
            <w:vAlign w:val="bottom"/>
            <w:hideMark/>
          </w:tcPr>
          <w:p w:rsidRPr="00854EB7" w:rsidR="00854EB7" w:rsidP="00854EB7" w:rsidRDefault="00854EB7" w14:paraId="0D709BC1"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business casual</w:t>
            </w:r>
          </w:p>
        </w:tc>
        <w:tc>
          <w:tcPr>
            <w:tcW w:w="960" w:type="dxa"/>
            <w:tcBorders>
              <w:top w:val="nil"/>
              <w:left w:val="nil"/>
              <w:bottom w:val="nil"/>
              <w:right w:val="nil"/>
            </w:tcBorders>
            <w:shd w:val="clear" w:color="000000" w:fill="FFFFFF"/>
            <w:noWrap/>
            <w:vAlign w:val="bottom"/>
            <w:hideMark/>
          </w:tcPr>
          <w:p w:rsidRPr="00854EB7" w:rsidR="00854EB7" w:rsidP="00854EB7" w:rsidRDefault="00854EB7" w14:paraId="3413FB07"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c>
          <w:tcPr>
            <w:tcW w:w="2060" w:type="dxa"/>
            <w:tcBorders>
              <w:top w:val="nil"/>
              <w:left w:val="single" w:color="auto" w:sz="4" w:space="0"/>
              <w:bottom w:val="nil"/>
              <w:right w:val="single" w:color="auto" w:sz="4" w:space="0"/>
            </w:tcBorders>
            <w:shd w:val="clear" w:color="000000" w:fill="FFFFFF"/>
            <w:noWrap/>
            <w:vAlign w:val="bottom"/>
            <w:hideMark/>
          </w:tcPr>
          <w:p w:rsidRPr="00854EB7" w:rsidR="00854EB7" w:rsidP="00854EB7" w:rsidRDefault="00854EB7" w14:paraId="7D92130E"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business casual</w:t>
            </w:r>
          </w:p>
        </w:tc>
      </w:tr>
      <w:tr w:rsidRPr="00854EB7" w:rsidR="00854EB7" w:rsidTr="00854EB7" w14:paraId="0ED3EED6" w14:textId="77777777">
        <w:trPr>
          <w:trHeight w:val="276"/>
        </w:trPr>
        <w:tc>
          <w:tcPr>
            <w:tcW w:w="3280" w:type="dxa"/>
            <w:tcBorders>
              <w:top w:val="nil"/>
              <w:left w:val="single" w:color="auto" w:sz="4" w:space="0"/>
              <w:bottom w:val="nil"/>
              <w:right w:val="single" w:color="auto" w:sz="4" w:space="0"/>
            </w:tcBorders>
            <w:shd w:val="clear" w:color="000000" w:fill="FFFFFF"/>
            <w:noWrap/>
            <w:vAlign w:val="bottom"/>
            <w:hideMark/>
          </w:tcPr>
          <w:p w:rsidRPr="00854EB7" w:rsidR="00854EB7" w:rsidP="00854EB7" w:rsidRDefault="00854EB7" w14:paraId="4AE7DE48"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business casual, casual</w:t>
            </w:r>
          </w:p>
        </w:tc>
        <w:tc>
          <w:tcPr>
            <w:tcW w:w="960" w:type="dxa"/>
            <w:tcBorders>
              <w:top w:val="nil"/>
              <w:left w:val="nil"/>
              <w:bottom w:val="nil"/>
              <w:right w:val="nil"/>
            </w:tcBorders>
            <w:shd w:val="clear" w:color="000000" w:fill="FFFFFF"/>
            <w:noWrap/>
            <w:vAlign w:val="bottom"/>
            <w:hideMark/>
          </w:tcPr>
          <w:p w:rsidRPr="00854EB7" w:rsidR="00854EB7" w:rsidP="00854EB7" w:rsidRDefault="00854EB7" w14:paraId="3C47601A"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c>
          <w:tcPr>
            <w:tcW w:w="2060" w:type="dxa"/>
            <w:tcBorders>
              <w:top w:val="nil"/>
              <w:left w:val="single" w:color="auto" w:sz="4" w:space="0"/>
              <w:bottom w:val="nil"/>
              <w:right w:val="single" w:color="auto" w:sz="4" w:space="0"/>
            </w:tcBorders>
            <w:shd w:val="clear" w:color="000000" w:fill="FFFFFF"/>
            <w:noWrap/>
            <w:vAlign w:val="bottom"/>
            <w:hideMark/>
          </w:tcPr>
          <w:p w:rsidRPr="00854EB7" w:rsidR="00854EB7" w:rsidP="00854EB7" w:rsidRDefault="00854EB7" w14:paraId="193E8729"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casual</w:t>
            </w:r>
          </w:p>
        </w:tc>
      </w:tr>
      <w:tr w:rsidRPr="00854EB7" w:rsidR="00854EB7" w:rsidTr="00854EB7" w14:paraId="75529F74" w14:textId="77777777">
        <w:trPr>
          <w:trHeight w:val="276"/>
        </w:trPr>
        <w:tc>
          <w:tcPr>
            <w:tcW w:w="3280" w:type="dxa"/>
            <w:tcBorders>
              <w:top w:val="nil"/>
              <w:left w:val="single" w:color="auto" w:sz="4" w:space="0"/>
              <w:bottom w:val="nil"/>
              <w:right w:val="single" w:color="auto" w:sz="4" w:space="0"/>
            </w:tcBorders>
            <w:shd w:val="clear" w:color="000000" w:fill="FFFFFF"/>
            <w:noWrap/>
            <w:vAlign w:val="bottom"/>
            <w:hideMark/>
          </w:tcPr>
          <w:p w:rsidRPr="00854EB7" w:rsidR="00854EB7" w:rsidP="00854EB7" w:rsidRDefault="00854EB7" w14:paraId="737E5165"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business casual, formal</w:t>
            </w:r>
          </w:p>
        </w:tc>
        <w:tc>
          <w:tcPr>
            <w:tcW w:w="960" w:type="dxa"/>
            <w:tcBorders>
              <w:top w:val="nil"/>
              <w:left w:val="nil"/>
              <w:bottom w:val="nil"/>
              <w:right w:val="nil"/>
            </w:tcBorders>
            <w:shd w:val="clear" w:color="000000" w:fill="FFFFFF"/>
            <w:noWrap/>
            <w:vAlign w:val="bottom"/>
            <w:hideMark/>
          </w:tcPr>
          <w:p w:rsidRPr="00854EB7" w:rsidR="00854EB7" w:rsidP="00854EB7" w:rsidRDefault="00854EB7" w14:paraId="50057EBC"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c>
          <w:tcPr>
            <w:tcW w:w="2060" w:type="dxa"/>
            <w:tcBorders>
              <w:top w:val="nil"/>
              <w:left w:val="single" w:color="auto" w:sz="4" w:space="0"/>
              <w:bottom w:val="single" w:color="auto" w:sz="4" w:space="0"/>
              <w:right w:val="single" w:color="auto" w:sz="4" w:space="0"/>
            </w:tcBorders>
            <w:shd w:val="clear" w:color="000000" w:fill="FFFFFF"/>
            <w:noWrap/>
            <w:vAlign w:val="bottom"/>
            <w:hideMark/>
          </w:tcPr>
          <w:p w:rsidRPr="00854EB7" w:rsidR="00854EB7" w:rsidP="00854EB7" w:rsidRDefault="00854EB7" w14:paraId="7DDBD3A0"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formal</w:t>
            </w:r>
          </w:p>
        </w:tc>
      </w:tr>
      <w:tr w:rsidRPr="00854EB7" w:rsidR="00854EB7" w:rsidTr="00854EB7" w14:paraId="2B5FB238" w14:textId="77777777">
        <w:trPr>
          <w:trHeight w:val="276"/>
        </w:trPr>
        <w:tc>
          <w:tcPr>
            <w:tcW w:w="3280" w:type="dxa"/>
            <w:tcBorders>
              <w:top w:val="nil"/>
              <w:left w:val="single" w:color="auto" w:sz="4" w:space="0"/>
              <w:bottom w:val="nil"/>
              <w:right w:val="single" w:color="auto" w:sz="4" w:space="0"/>
            </w:tcBorders>
            <w:shd w:val="clear" w:color="000000" w:fill="FFFFFF"/>
            <w:noWrap/>
            <w:vAlign w:val="bottom"/>
            <w:hideMark/>
          </w:tcPr>
          <w:p w:rsidRPr="00854EB7" w:rsidR="00854EB7" w:rsidP="00854EB7" w:rsidRDefault="00854EB7" w14:paraId="7DBC0891"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casual</w:t>
            </w:r>
          </w:p>
        </w:tc>
        <w:tc>
          <w:tcPr>
            <w:tcW w:w="960" w:type="dxa"/>
            <w:tcBorders>
              <w:top w:val="nil"/>
              <w:left w:val="nil"/>
              <w:bottom w:val="nil"/>
              <w:right w:val="nil"/>
            </w:tcBorders>
            <w:shd w:val="clear" w:color="000000" w:fill="FFFFFF"/>
            <w:noWrap/>
            <w:vAlign w:val="bottom"/>
            <w:hideMark/>
          </w:tcPr>
          <w:p w:rsidRPr="00854EB7" w:rsidR="00854EB7" w:rsidP="00854EB7" w:rsidRDefault="00854EB7" w14:paraId="31A1A461"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854EB7" w:rsidR="00854EB7" w:rsidP="00854EB7" w:rsidRDefault="00854EB7" w14:paraId="212BE0E7"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r>
      <w:tr w:rsidRPr="00854EB7" w:rsidR="00854EB7" w:rsidTr="00854EB7" w14:paraId="29DD0637" w14:textId="77777777">
        <w:trPr>
          <w:trHeight w:val="276"/>
        </w:trPr>
        <w:tc>
          <w:tcPr>
            <w:tcW w:w="3280" w:type="dxa"/>
            <w:tcBorders>
              <w:top w:val="nil"/>
              <w:left w:val="single" w:color="auto" w:sz="4" w:space="0"/>
              <w:bottom w:val="nil"/>
              <w:right w:val="single" w:color="auto" w:sz="4" w:space="0"/>
            </w:tcBorders>
            <w:shd w:val="clear" w:color="000000" w:fill="FFFFFF"/>
            <w:noWrap/>
            <w:vAlign w:val="bottom"/>
            <w:hideMark/>
          </w:tcPr>
          <w:p w:rsidRPr="00854EB7" w:rsidR="00854EB7" w:rsidP="00854EB7" w:rsidRDefault="00854EB7" w14:paraId="1144DFF2"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casual, business casual</w:t>
            </w:r>
          </w:p>
        </w:tc>
        <w:tc>
          <w:tcPr>
            <w:tcW w:w="960" w:type="dxa"/>
            <w:tcBorders>
              <w:top w:val="nil"/>
              <w:left w:val="nil"/>
              <w:bottom w:val="nil"/>
              <w:right w:val="nil"/>
            </w:tcBorders>
            <w:shd w:val="clear" w:color="000000" w:fill="FFFFFF"/>
            <w:noWrap/>
            <w:vAlign w:val="bottom"/>
            <w:hideMark/>
          </w:tcPr>
          <w:p w:rsidRPr="00854EB7" w:rsidR="00854EB7" w:rsidP="00854EB7" w:rsidRDefault="00854EB7" w14:paraId="1A4FF2F9"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854EB7" w:rsidR="00854EB7" w:rsidP="00854EB7" w:rsidRDefault="00854EB7" w14:paraId="08290CCF"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r>
      <w:tr w:rsidRPr="00854EB7" w:rsidR="00854EB7" w:rsidTr="00854EB7" w14:paraId="66016CB8" w14:textId="77777777">
        <w:trPr>
          <w:trHeight w:val="276"/>
        </w:trPr>
        <w:tc>
          <w:tcPr>
            <w:tcW w:w="3280" w:type="dxa"/>
            <w:tcBorders>
              <w:top w:val="nil"/>
              <w:left w:val="single" w:color="auto" w:sz="4" w:space="0"/>
              <w:bottom w:val="nil"/>
              <w:right w:val="single" w:color="auto" w:sz="4" w:space="0"/>
            </w:tcBorders>
            <w:shd w:val="clear" w:color="000000" w:fill="FFFFFF"/>
            <w:noWrap/>
            <w:vAlign w:val="bottom"/>
            <w:hideMark/>
          </w:tcPr>
          <w:p w:rsidRPr="00854EB7" w:rsidR="00854EB7" w:rsidP="00854EB7" w:rsidRDefault="00854EB7" w14:paraId="1F443B7B"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casual, business casual, formal</w:t>
            </w:r>
          </w:p>
        </w:tc>
        <w:tc>
          <w:tcPr>
            <w:tcW w:w="960" w:type="dxa"/>
            <w:tcBorders>
              <w:top w:val="nil"/>
              <w:left w:val="nil"/>
              <w:bottom w:val="nil"/>
              <w:right w:val="nil"/>
            </w:tcBorders>
            <w:shd w:val="clear" w:color="000000" w:fill="FFFFFF"/>
            <w:noWrap/>
            <w:vAlign w:val="bottom"/>
            <w:hideMark/>
          </w:tcPr>
          <w:p w:rsidRPr="00854EB7" w:rsidR="00854EB7" w:rsidP="00854EB7" w:rsidRDefault="00854EB7" w14:paraId="17AAACD0"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854EB7" w:rsidR="00854EB7" w:rsidP="00854EB7" w:rsidRDefault="00854EB7" w14:paraId="09B453D9"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r>
      <w:tr w:rsidRPr="00854EB7" w:rsidR="00854EB7" w:rsidTr="00854EB7" w14:paraId="10A27E3F" w14:textId="77777777">
        <w:trPr>
          <w:trHeight w:val="276"/>
        </w:trPr>
        <w:tc>
          <w:tcPr>
            <w:tcW w:w="3280" w:type="dxa"/>
            <w:tcBorders>
              <w:top w:val="nil"/>
              <w:left w:val="single" w:color="auto" w:sz="4" w:space="0"/>
              <w:bottom w:val="nil"/>
              <w:right w:val="single" w:color="auto" w:sz="4" w:space="0"/>
            </w:tcBorders>
            <w:shd w:val="clear" w:color="000000" w:fill="FFFFFF"/>
            <w:noWrap/>
            <w:vAlign w:val="bottom"/>
            <w:hideMark/>
          </w:tcPr>
          <w:p w:rsidRPr="00854EB7" w:rsidR="00854EB7" w:rsidP="00854EB7" w:rsidRDefault="00854EB7" w14:paraId="5FB4B438"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formal</w:t>
            </w:r>
          </w:p>
        </w:tc>
        <w:tc>
          <w:tcPr>
            <w:tcW w:w="960" w:type="dxa"/>
            <w:tcBorders>
              <w:top w:val="nil"/>
              <w:left w:val="nil"/>
              <w:bottom w:val="nil"/>
              <w:right w:val="nil"/>
            </w:tcBorders>
            <w:shd w:val="clear" w:color="000000" w:fill="FFFFFF"/>
            <w:noWrap/>
            <w:vAlign w:val="bottom"/>
            <w:hideMark/>
          </w:tcPr>
          <w:p w:rsidRPr="00854EB7" w:rsidR="00854EB7" w:rsidP="00854EB7" w:rsidRDefault="00854EB7" w14:paraId="3272BF55"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854EB7" w:rsidR="00854EB7" w:rsidP="00854EB7" w:rsidRDefault="00854EB7" w14:paraId="7722E46F"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r>
      <w:tr w:rsidRPr="00854EB7" w:rsidR="00854EB7" w:rsidTr="00854EB7" w14:paraId="0056AB54" w14:textId="77777777">
        <w:trPr>
          <w:trHeight w:val="276"/>
        </w:trPr>
        <w:tc>
          <w:tcPr>
            <w:tcW w:w="3280" w:type="dxa"/>
            <w:tcBorders>
              <w:top w:val="nil"/>
              <w:left w:val="single" w:color="auto" w:sz="4" w:space="0"/>
              <w:bottom w:val="single" w:color="auto" w:sz="4" w:space="0"/>
              <w:right w:val="single" w:color="auto" w:sz="4" w:space="0"/>
            </w:tcBorders>
            <w:shd w:val="clear" w:color="000000" w:fill="FFFFFF"/>
            <w:noWrap/>
            <w:vAlign w:val="bottom"/>
            <w:hideMark/>
          </w:tcPr>
          <w:p w:rsidRPr="00854EB7" w:rsidR="00854EB7" w:rsidP="00854EB7" w:rsidRDefault="00854EB7" w14:paraId="44D1FD8B"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formal, business casual</w:t>
            </w:r>
          </w:p>
        </w:tc>
        <w:tc>
          <w:tcPr>
            <w:tcW w:w="960" w:type="dxa"/>
            <w:tcBorders>
              <w:top w:val="nil"/>
              <w:left w:val="nil"/>
              <w:bottom w:val="nil"/>
              <w:right w:val="nil"/>
            </w:tcBorders>
            <w:shd w:val="clear" w:color="000000" w:fill="FFFFFF"/>
            <w:noWrap/>
            <w:vAlign w:val="bottom"/>
            <w:hideMark/>
          </w:tcPr>
          <w:p w:rsidRPr="00854EB7" w:rsidR="00854EB7" w:rsidP="00854EB7" w:rsidRDefault="00854EB7" w14:paraId="46F8A259"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854EB7" w:rsidR="00854EB7" w:rsidP="00854EB7" w:rsidRDefault="00854EB7" w14:paraId="4B791CE7" w14:textId="77777777">
            <w:pPr>
              <w:spacing w:after="0" w:line="240" w:lineRule="auto"/>
              <w:rPr>
                <w:rFonts w:ascii="Arial" w:hAnsi="Arial" w:eastAsia="Times New Roman" w:cs="Arial"/>
                <w:color w:val="000000"/>
                <w:sz w:val="22"/>
                <w:szCs w:val="22"/>
              </w:rPr>
            </w:pPr>
            <w:r w:rsidRPr="00854EB7">
              <w:rPr>
                <w:rFonts w:ascii="Arial" w:hAnsi="Arial" w:eastAsia="Times New Roman" w:cs="Arial"/>
                <w:color w:val="000000"/>
                <w:sz w:val="22"/>
                <w:szCs w:val="22"/>
              </w:rPr>
              <w:t> </w:t>
            </w:r>
          </w:p>
        </w:tc>
      </w:tr>
    </w:tbl>
    <w:p w:rsidR="00B708CE" w:rsidP="00B708CE" w:rsidRDefault="00B708CE" w14:paraId="20354A17" w14:textId="77777777">
      <w:pPr>
        <w:spacing w:line="360" w:lineRule="auto"/>
        <w:jc w:val="both"/>
        <w:rPr>
          <w:rFonts w:ascii="Arial" w:hAnsi="Arial" w:eastAsia="Arial" w:cs="Arial"/>
          <w:sz w:val="22"/>
          <w:szCs w:val="22"/>
        </w:rPr>
      </w:pPr>
    </w:p>
    <w:p w:rsidRPr="000156C3" w:rsidR="00854EB7" w:rsidP="00B708CE" w:rsidRDefault="001A229E" w14:paraId="6F07298A" w14:textId="4007CFCE">
      <w:pPr>
        <w:spacing w:line="360" w:lineRule="auto"/>
        <w:jc w:val="both"/>
        <w:rPr>
          <w:rFonts w:ascii="Arial" w:hAnsi="Arial" w:eastAsia="Arial" w:cs="Arial"/>
          <w:b/>
          <w:bCs/>
          <w:sz w:val="22"/>
          <w:szCs w:val="22"/>
        </w:rPr>
      </w:pPr>
      <w:r w:rsidRPr="000156C3">
        <w:rPr>
          <w:rFonts w:ascii="Arial" w:hAnsi="Arial" w:eastAsia="Arial" w:cs="Arial"/>
          <w:b/>
          <w:bCs/>
          <w:sz w:val="22"/>
          <w:szCs w:val="22"/>
        </w:rPr>
        <w:t>Patterns</w:t>
      </w:r>
    </w:p>
    <w:tbl>
      <w:tblPr>
        <w:tblW w:w="5640" w:type="dxa"/>
        <w:tblLook w:val="04A0" w:firstRow="1" w:lastRow="0" w:firstColumn="1" w:lastColumn="0" w:noHBand="0" w:noVBand="1"/>
      </w:tblPr>
      <w:tblGrid>
        <w:gridCol w:w="3240"/>
        <w:gridCol w:w="340"/>
        <w:gridCol w:w="2060"/>
      </w:tblGrid>
      <w:tr w:rsidRPr="001A229E" w:rsidR="001A229E" w:rsidTr="001A229E" w14:paraId="000EB522" w14:textId="77777777">
        <w:trPr>
          <w:trHeight w:val="276"/>
        </w:trPr>
        <w:tc>
          <w:tcPr>
            <w:tcW w:w="3240" w:type="dxa"/>
            <w:tcBorders>
              <w:top w:val="single" w:color="auto" w:sz="4" w:space="0"/>
              <w:left w:val="single" w:color="auto" w:sz="4" w:space="0"/>
              <w:bottom w:val="nil"/>
              <w:right w:val="single" w:color="auto" w:sz="4" w:space="0"/>
            </w:tcBorders>
            <w:shd w:val="clear" w:color="000000" w:fill="D9D9D9"/>
            <w:noWrap/>
            <w:vAlign w:val="bottom"/>
            <w:hideMark/>
          </w:tcPr>
          <w:p w:rsidRPr="001A229E" w:rsidR="001A229E" w:rsidP="001A229E" w:rsidRDefault="001A229E" w14:paraId="2AFE9EF5" w14:textId="77777777">
            <w:pPr>
              <w:spacing w:after="0" w:line="240" w:lineRule="auto"/>
              <w:rPr>
                <w:rFonts w:ascii="Arial" w:hAnsi="Arial" w:eastAsia="Times New Roman" w:cs="Arial"/>
                <w:b/>
                <w:bCs/>
                <w:color w:val="000000"/>
                <w:sz w:val="22"/>
                <w:szCs w:val="22"/>
              </w:rPr>
            </w:pPr>
            <w:r w:rsidRPr="001A229E">
              <w:rPr>
                <w:rFonts w:ascii="Arial" w:hAnsi="Arial" w:eastAsia="Times New Roman" w:cs="Arial"/>
                <w:b/>
                <w:bCs/>
                <w:color w:val="000000"/>
                <w:sz w:val="22"/>
                <w:szCs w:val="22"/>
              </w:rPr>
              <w:t>Original</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0524DF18" w14:textId="77777777">
            <w:pPr>
              <w:spacing w:after="0" w:line="240" w:lineRule="auto"/>
              <w:rPr>
                <w:rFonts w:ascii="Arial" w:hAnsi="Arial" w:eastAsia="Times New Roman" w:cs="Arial"/>
                <w:b/>
                <w:bCs/>
                <w:color w:val="000000"/>
                <w:sz w:val="22"/>
                <w:szCs w:val="22"/>
              </w:rPr>
            </w:pPr>
            <w:r w:rsidRPr="001A229E">
              <w:rPr>
                <w:rFonts w:ascii="Arial" w:hAnsi="Arial" w:eastAsia="Times New Roman" w:cs="Arial"/>
                <w:b/>
                <w:bCs/>
                <w:color w:val="000000"/>
                <w:sz w:val="22"/>
                <w:szCs w:val="22"/>
              </w:rPr>
              <w:t> </w:t>
            </w:r>
          </w:p>
        </w:tc>
        <w:tc>
          <w:tcPr>
            <w:tcW w:w="2060" w:type="dxa"/>
            <w:tcBorders>
              <w:top w:val="single" w:color="auto" w:sz="4" w:space="0"/>
              <w:left w:val="single" w:color="auto" w:sz="4" w:space="0"/>
              <w:bottom w:val="nil"/>
              <w:right w:val="single" w:color="auto" w:sz="4" w:space="0"/>
            </w:tcBorders>
            <w:shd w:val="clear" w:color="000000" w:fill="D9D9D9"/>
            <w:noWrap/>
            <w:vAlign w:val="bottom"/>
            <w:hideMark/>
          </w:tcPr>
          <w:p w:rsidRPr="001A229E" w:rsidR="001A229E" w:rsidP="001A229E" w:rsidRDefault="001A229E" w14:paraId="728F5722" w14:textId="5EF0F8A1">
            <w:pPr>
              <w:spacing w:after="0" w:line="240" w:lineRule="auto"/>
              <w:rPr>
                <w:rFonts w:ascii="Arial" w:hAnsi="Arial" w:eastAsia="Times New Roman" w:cs="Arial"/>
                <w:b/>
                <w:bCs/>
                <w:color w:val="000000"/>
                <w:sz w:val="22"/>
                <w:szCs w:val="22"/>
              </w:rPr>
            </w:pPr>
            <w:r>
              <w:rPr>
                <w:rFonts w:ascii="Arial" w:hAnsi="Arial" w:eastAsia="Times New Roman" w:cs="Arial"/>
                <w:b/>
                <w:bCs/>
                <w:color w:val="000000"/>
                <w:sz w:val="22"/>
                <w:szCs w:val="22"/>
              </w:rPr>
              <w:t>Transformed</w:t>
            </w:r>
          </w:p>
        </w:tc>
      </w:tr>
      <w:tr w:rsidRPr="001A229E" w:rsidR="001A229E" w:rsidTr="001A229E" w14:paraId="2C8FDAD7" w14:textId="77777777">
        <w:trPr>
          <w:trHeight w:val="276"/>
        </w:trPr>
        <w:tc>
          <w:tcPr>
            <w:tcW w:w="3240" w:type="dxa"/>
            <w:tcBorders>
              <w:top w:val="single" w:color="auto" w:sz="4" w:space="0"/>
              <w:left w:val="single" w:color="auto" w:sz="4" w:space="0"/>
              <w:bottom w:val="nil"/>
              <w:right w:val="single" w:color="auto" w:sz="4" w:space="0"/>
            </w:tcBorders>
            <w:shd w:val="clear" w:color="000000" w:fill="FFFFFF"/>
            <w:noWrap/>
            <w:vAlign w:val="bottom"/>
            <w:hideMark/>
          </w:tcPr>
          <w:p w:rsidRPr="001A229E" w:rsidR="001A229E" w:rsidP="001A229E" w:rsidRDefault="001A229E" w14:paraId="4F477D8B"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floral</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04A80D13"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single" w:color="auto" w:sz="4" w:space="0"/>
              <w:left w:val="single" w:color="auto" w:sz="4" w:space="0"/>
              <w:bottom w:val="nil"/>
              <w:right w:val="single" w:color="auto" w:sz="4" w:space="0"/>
            </w:tcBorders>
            <w:shd w:val="clear" w:color="000000" w:fill="FFFFFF"/>
            <w:noWrap/>
            <w:vAlign w:val="bottom"/>
            <w:hideMark/>
          </w:tcPr>
          <w:p w:rsidRPr="001A229E" w:rsidR="001A229E" w:rsidP="001A229E" w:rsidRDefault="001A229E" w14:paraId="3E0A4F45" w14:textId="77777777">
            <w:pPr>
              <w:spacing w:after="0" w:line="240" w:lineRule="auto"/>
              <w:jc w:val="center"/>
              <w:rPr>
                <w:rFonts w:ascii="Arial" w:hAnsi="Arial" w:eastAsia="Times New Roman" w:cs="Arial"/>
                <w:color w:val="000000"/>
                <w:sz w:val="22"/>
                <w:szCs w:val="22"/>
              </w:rPr>
            </w:pPr>
            <w:r w:rsidRPr="001A229E">
              <w:rPr>
                <w:rFonts w:ascii="Arial" w:hAnsi="Arial" w:eastAsia="Times New Roman" w:cs="Arial"/>
                <w:color w:val="000000"/>
                <w:sz w:val="22"/>
                <w:szCs w:val="22"/>
              </w:rPr>
              <w:t>TRUE</w:t>
            </w:r>
          </w:p>
        </w:tc>
      </w:tr>
      <w:tr w:rsidRPr="001A229E" w:rsidR="001A229E" w:rsidTr="001A229E" w14:paraId="7579EB74"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1A229E" w:rsidR="001A229E" w:rsidP="001A229E" w:rsidRDefault="001A229E" w14:paraId="25CB3C9A"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geometric</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00E0B944"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single" w:color="auto" w:sz="4" w:space="0"/>
              <w:bottom w:val="single" w:color="auto" w:sz="4" w:space="0"/>
              <w:right w:val="single" w:color="auto" w:sz="4" w:space="0"/>
            </w:tcBorders>
            <w:shd w:val="clear" w:color="000000" w:fill="FFFFFF"/>
            <w:noWrap/>
            <w:vAlign w:val="bottom"/>
            <w:hideMark/>
          </w:tcPr>
          <w:p w:rsidRPr="001A229E" w:rsidR="001A229E" w:rsidP="001A229E" w:rsidRDefault="001A229E" w14:paraId="48300699" w14:textId="77777777">
            <w:pPr>
              <w:spacing w:after="0" w:line="240" w:lineRule="auto"/>
              <w:jc w:val="center"/>
              <w:rPr>
                <w:rFonts w:ascii="Arial" w:hAnsi="Arial" w:eastAsia="Times New Roman" w:cs="Arial"/>
                <w:color w:val="000000"/>
                <w:sz w:val="22"/>
                <w:szCs w:val="22"/>
              </w:rPr>
            </w:pPr>
            <w:r w:rsidRPr="001A229E">
              <w:rPr>
                <w:rFonts w:ascii="Arial" w:hAnsi="Arial" w:eastAsia="Times New Roman" w:cs="Arial"/>
                <w:color w:val="000000"/>
                <w:sz w:val="22"/>
                <w:szCs w:val="22"/>
              </w:rPr>
              <w:t>FALSE</w:t>
            </w:r>
          </w:p>
        </w:tc>
      </w:tr>
      <w:tr w:rsidRPr="001A229E" w:rsidR="001A229E" w:rsidTr="001A229E" w14:paraId="01BCFE9A"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1A229E" w:rsidR="001A229E" w:rsidP="001A229E" w:rsidRDefault="001A229E" w14:paraId="614ABE92"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geometric (</w:t>
            </w:r>
            <w:proofErr w:type="gramStart"/>
            <w:r w:rsidRPr="001A229E">
              <w:rPr>
                <w:rFonts w:ascii="Arial" w:hAnsi="Arial" w:eastAsia="Times New Roman" w:cs="Arial"/>
                <w:color w:val="000000"/>
                <w:sz w:val="22"/>
                <w:szCs w:val="22"/>
              </w:rPr>
              <w:t>gg</w:t>
            </w:r>
            <w:proofErr w:type="gramEnd"/>
            <w:r w:rsidRPr="001A229E">
              <w:rPr>
                <w:rFonts w:ascii="Arial" w:hAnsi="Arial" w:eastAsia="Times New Roman" w:cs="Arial"/>
                <w:color w:val="000000"/>
                <w:sz w:val="22"/>
                <w:szCs w:val="22"/>
              </w:rPr>
              <w:t xml:space="preserve"> logo pattern)</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0B7DC394"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1A229E" w:rsidR="001A229E" w:rsidP="001A229E" w:rsidRDefault="001A229E" w14:paraId="72C4C4C0"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r>
      <w:tr w:rsidRPr="001A229E" w:rsidR="001A229E" w:rsidTr="001A229E" w14:paraId="4E607C47"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1A229E" w:rsidR="001A229E" w:rsidP="001A229E" w:rsidRDefault="001A229E" w14:paraId="4A800F5E"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geometric (</w:t>
            </w:r>
            <w:proofErr w:type="gramStart"/>
            <w:r w:rsidRPr="001A229E">
              <w:rPr>
                <w:rFonts w:ascii="Arial" w:hAnsi="Arial" w:eastAsia="Times New Roman" w:cs="Arial"/>
                <w:color w:val="000000"/>
                <w:sz w:val="22"/>
                <w:szCs w:val="22"/>
              </w:rPr>
              <w:t>gg</w:t>
            </w:r>
            <w:proofErr w:type="gramEnd"/>
            <w:r w:rsidRPr="001A229E">
              <w:rPr>
                <w:rFonts w:ascii="Arial" w:hAnsi="Arial" w:eastAsia="Times New Roman" w:cs="Arial"/>
                <w:color w:val="000000"/>
                <w:sz w:val="22"/>
                <w:szCs w:val="22"/>
              </w:rPr>
              <w:t xml:space="preserve"> logo)</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2DDA768C"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1A229E" w:rsidR="001A229E" w:rsidP="001A229E" w:rsidRDefault="001A229E" w14:paraId="3102AAD5"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r>
      <w:tr w:rsidRPr="001A229E" w:rsidR="001A229E" w:rsidTr="001A229E" w14:paraId="6ECF678A"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1A229E" w:rsidR="001A229E" w:rsidP="001A229E" w:rsidRDefault="001A229E" w14:paraId="668C93E5"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geometric, stripes</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3A12ABCE"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1A229E" w:rsidR="001A229E" w:rsidP="001A229E" w:rsidRDefault="001A229E" w14:paraId="7955E216"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r>
      <w:tr w:rsidRPr="001A229E" w:rsidR="001A229E" w:rsidTr="001A229E" w14:paraId="01E6BA42"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1A229E" w:rsidR="001A229E" w:rsidP="001A229E" w:rsidRDefault="001A229E" w14:paraId="25C41B96"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jacquard</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6F63061B"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1A229E" w:rsidR="001A229E" w:rsidP="001A229E" w:rsidRDefault="001A229E" w14:paraId="44EE37FD"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r>
      <w:tr w:rsidRPr="001A229E" w:rsidR="001A229E" w:rsidTr="001A229E" w14:paraId="3234EB98"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1A229E" w:rsidR="001A229E" w:rsidP="001A229E" w:rsidRDefault="001A229E" w14:paraId="0B84252F"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paisley</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6793402F"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1A229E" w:rsidR="001A229E" w:rsidP="001A229E" w:rsidRDefault="001A229E" w14:paraId="1712402E"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r>
      <w:tr w:rsidRPr="001A229E" w:rsidR="001A229E" w:rsidTr="001A229E" w14:paraId="332E0275"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1A229E" w:rsidR="001A229E" w:rsidP="001A229E" w:rsidRDefault="001A229E" w14:paraId="333EF99D"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lastRenderedPageBreak/>
              <w:t>patchwork</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11FADC3F"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1A229E" w:rsidR="001A229E" w:rsidP="001A229E" w:rsidRDefault="001A229E" w14:paraId="5FE0190D"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r>
      <w:tr w:rsidRPr="001A229E" w:rsidR="001A229E" w:rsidTr="001A229E" w14:paraId="365BB840"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1A229E" w:rsidR="001A229E" w:rsidP="001A229E" w:rsidRDefault="001A229E" w14:paraId="07210A37"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patchwork, heritage</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19918CF1"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1A229E" w:rsidR="001A229E" w:rsidP="001A229E" w:rsidRDefault="001A229E" w14:paraId="7FD8AC6C"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r>
      <w:tr w:rsidRPr="001A229E" w:rsidR="001A229E" w:rsidTr="001A229E" w14:paraId="7D339174"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1A229E" w:rsidR="001A229E" w:rsidP="001A229E" w:rsidRDefault="001A229E" w14:paraId="77B84364"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stripes</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72FE52DA"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1A229E" w:rsidR="001A229E" w:rsidP="001A229E" w:rsidRDefault="001A229E" w14:paraId="21BD7B65"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r>
      <w:tr w:rsidRPr="001A229E" w:rsidR="001A229E" w:rsidTr="001A229E" w14:paraId="706F2019"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1A229E" w:rsidR="001A229E" w:rsidP="001A229E" w:rsidRDefault="001A229E" w14:paraId="3E5FFF15"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stripes, equestrian-inspired print</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03C9B0DC"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1A229E" w:rsidR="001A229E" w:rsidP="001A229E" w:rsidRDefault="001A229E" w14:paraId="6B928E6F"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r>
      <w:tr w:rsidRPr="001A229E" w:rsidR="001A229E" w:rsidTr="001A229E" w14:paraId="28031D96" w14:textId="77777777">
        <w:trPr>
          <w:trHeight w:val="276"/>
        </w:trPr>
        <w:tc>
          <w:tcPr>
            <w:tcW w:w="3240" w:type="dxa"/>
            <w:tcBorders>
              <w:top w:val="nil"/>
              <w:left w:val="single" w:color="auto" w:sz="4" w:space="0"/>
              <w:bottom w:val="single" w:color="auto" w:sz="4" w:space="0"/>
              <w:right w:val="single" w:color="auto" w:sz="4" w:space="0"/>
            </w:tcBorders>
            <w:shd w:val="clear" w:color="000000" w:fill="FFFFFF"/>
            <w:noWrap/>
            <w:vAlign w:val="bottom"/>
            <w:hideMark/>
          </w:tcPr>
          <w:p w:rsidRPr="001A229E" w:rsidR="001A229E" w:rsidP="001A229E" w:rsidRDefault="001A229E" w14:paraId="722F4EF2"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xml:space="preserve">stripes, </w:t>
            </w:r>
            <w:proofErr w:type="spellStart"/>
            <w:r w:rsidRPr="001A229E">
              <w:rPr>
                <w:rFonts w:ascii="Arial" w:hAnsi="Arial" w:eastAsia="Times New Roman" w:cs="Arial"/>
                <w:color w:val="000000"/>
                <w:sz w:val="22"/>
                <w:szCs w:val="22"/>
              </w:rPr>
              <w:t>horsebit</w:t>
            </w:r>
            <w:proofErr w:type="spellEnd"/>
            <w:r w:rsidRPr="001A229E">
              <w:rPr>
                <w:rFonts w:ascii="Arial" w:hAnsi="Arial" w:eastAsia="Times New Roman" w:cs="Arial"/>
                <w:color w:val="000000"/>
                <w:sz w:val="22"/>
                <w:szCs w:val="22"/>
              </w:rPr>
              <w:t xml:space="preserve"> print</w:t>
            </w:r>
          </w:p>
        </w:tc>
        <w:tc>
          <w:tcPr>
            <w:tcW w:w="340" w:type="dxa"/>
            <w:tcBorders>
              <w:top w:val="nil"/>
              <w:left w:val="nil"/>
              <w:bottom w:val="nil"/>
              <w:right w:val="nil"/>
            </w:tcBorders>
            <w:shd w:val="clear" w:color="000000" w:fill="FFFFFF"/>
            <w:noWrap/>
            <w:vAlign w:val="bottom"/>
            <w:hideMark/>
          </w:tcPr>
          <w:p w:rsidRPr="001A229E" w:rsidR="001A229E" w:rsidP="001A229E" w:rsidRDefault="001A229E" w14:paraId="1BF4A176"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1A229E" w:rsidR="001A229E" w:rsidP="001A229E" w:rsidRDefault="001A229E" w14:paraId="12E2F5F9" w14:textId="77777777">
            <w:pPr>
              <w:spacing w:after="0" w:line="240" w:lineRule="auto"/>
              <w:rPr>
                <w:rFonts w:ascii="Arial" w:hAnsi="Arial" w:eastAsia="Times New Roman" w:cs="Arial"/>
                <w:color w:val="000000"/>
                <w:sz w:val="22"/>
                <w:szCs w:val="22"/>
              </w:rPr>
            </w:pPr>
            <w:r w:rsidRPr="001A229E">
              <w:rPr>
                <w:rFonts w:ascii="Arial" w:hAnsi="Arial" w:eastAsia="Times New Roman" w:cs="Arial"/>
                <w:color w:val="000000"/>
                <w:sz w:val="22"/>
                <w:szCs w:val="22"/>
              </w:rPr>
              <w:t> </w:t>
            </w:r>
          </w:p>
        </w:tc>
      </w:tr>
    </w:tbl>
    <w:p w:rsidR="001A229E" w:rsidP="00B708CE" w:rsidRDefault="001A229E" w14:paraId="706A333E" w14:textId="77777777">
      <w:pPr>
        <w:spacing w:line="360" w:lineRule="auto"/>
        <w:jc w:val="both"/>
        <w:rPr>
          <w:rFonts w:ascii="Arial" w:hAnsi="Arial" w:eastAsia="Arial" w:cs="Arial"/>
          <w:sz w:val="22"/>
          <w:szCs w:val="22"/>
        </w:rPr>
      </w:pPr>
    </w:p>
    <w:p w:rsidR="000156C3" w:rsidP="00B708CE" w:rsidRDefault="000156C3" w14:paraId="7F9E5B53" w14:textId="67237749">
      <w:pPr>
        <w:spacing w:line="360" w:lineRule="auto"/>
        <w:jc w:val="both"/>
        <w:rPr>
          <w:rFonts w:ascii="Arial" w:hAnsi="Arial" w:eastAsia="Arial" w:cs="Arial"/>
          <w:sz w:val="22"/>
          <w:szCs w:val="22"/>
        </w:rPr>
      </w:pPr>
      <w:r w:rsidRPr="000156C3">
        <w:rPr>
          <w:rFonts w:ascii="Arial" w:hAnsi="Arial" w:eastAsia="Arial" w:cs="Arial"/>
          <w:b/>
          <w:bCs/>
          <w:sz w:val="22"/>
          <w:szCs w:val="22"/>
        </w:rPr>
        <w:t>Pockets</w:t>
      </w:r>
    </w:p>
    <w:tbl>
      <w:tblPr>
        <w:tblW w:w="5640" w:type="dxa"/>
        <w:tblLook w:val="04A0" w:firstRow="1" w:lastRow="0" w:firstColumn="1" w:lastColumn="0" w:noHBand="0" w:noVBand="1"/>
      </w:tblPr>
      <w:tblGrid>
        <w:gridCol w:w="3240"/>
        <w:gridCol w:w="340"/>
        <w:gridCol w:w="2060"/>
      </w:tblGrid>
      <w:tr w:rsidRPr="000156C3" w:rsidR="000156C3" w:rsidTr="000156C3" w14:paraId="049BF444" w14:textId="77777777">
        <w:trPr>
          <w:trHeight w:val="276"/>
        </w:trPr>
        <w:tc>
          <w:tcPr>
            <w:tcW w:w="3240" w:type="dxa"/>
            <w:tcBorders>
              <w:top w:val="single" w:color="auto" w:sz="4" w:space="0"/>
              <w:left w:val="single" w:color="auto" w:sz="4" w:space="0"/>
              <w:bottom w:val="nil"/>
              <w:right w:val="single" w:color="auto" w:sz="4" w:space="0"/>
            </w:tcBorders>
            <w:shd w:val="clear" w:color="000000" w:fill="D9D9D9"/>
            <w:noWrap/>
            <w:vAlign w:val="bottom"/>
            <w:hideMark/>
          </w:tcPr>
          <w:p w:rsidRPr="000156C3" w:rsidR="000156C3" w:rsidP="000156C3" w:rsidRDefault="000156C3" w14:paraId="722A5AA6" w14:textId="77777777">
            <w:pPr>
              <w:spacing w:after="0" w:line="240" w:lineRule="auto"/>
              <w:rPr>
                <w:rFonts w:ascii="Arial" w:hAnsi="Arial" w:eastAsia="Times New Roman" w:cs="Arial"/>
                <w:b/>
                <w:bCs/>
                <w:color w:val="000000"/>
                <w:sz w:val="22"/>
                <w:szCs w:val="22"/>
              </w:rPr>
            </w:pPr>
            <w:r w:rsidRPr="000156C3">
              <w:rPr>
                <w:rFonts w:ascii="Arial" w:hAnsi="Arial" w:eastAsia="Times New Roman" w:cs="Arial"/>
                <w:b/>
                <w:bCs/>
                <w:color w:val="000000"/>
                <w:sz w:val="22"/>
                <w:szCs w:val="22"/>
              </w:rPr>
              <w:t>Original</w:t>
            </w:r>
          </w:p>
        </w:tc>
        <w:tc>
          <w:tcPr>
            <w:tcW w:w="340" w:type="dxa"/>
            <w:tcBorders>
              <w:top w:val="nil"/>
              <w:left w:val="nil"/>
              <w:bottom w:val="nil"/>
              <w:right w:val="nil"/>
            </w:tcBorders>
            <w:shd w:val="clear" w:color="000000" w:fill="FFFFFF"/>
            <w:noWrap/>
            <w:vAlign w:val="bottom"/>
            <w:hideMark/>
          </w:tcPr>
          <w:p w:rsidRPr="000156C3" w:rsidR="000156C3" w:rsidP="000156C3" w:rsidRDefault="000156C3" w14:paraId="5DE47A4E" w14:textId="77777777">
            <w:pPr>
              <w:spacing w:after="0" w:line="240" w:lineRule="auto"/>
              <w:rPr>
                <w:rFonts w:ascii="Arial" w:hAnsi="Arial" w:eastAsia="Times New Roman" w:cs="Arial"/>
                <w:b/>
                <w:bCs/>
                <w:color w:val="000000"/>
                <w:sz w:val="22"/>
                <w:szCs w:val="22"/>
              </w:rPr>
            </w:pPr>
            <w:r w:rsidRPr="000156C3">
              <w:rPr>
                <w:rFonts w:ascii="Arial" w:hAnsi="Arial" w:eastAsia="Times New Roman" w:cs="Arial"/>
                <w:b/>
                <w:bCs/>
                <w:color w:val="000000"/>
                <w:sz w:val="22"/>
                <w:szCs w:val="22"/>
              </w:rPr>
              <w:t> </w:t>
            </w:r>
          </w:p>
        </w:tc>
        <w:tc>
          <w:tcPr>
            <w:tcW w:w="2060" w:type="dxa"/>
            <w:tcBorders>
              <w:top w:val="single" w:color="auto" w:sz="4" w:space="0"/>
              <w:left w:val="single" w:color="auto" w:sz="4" w:space="0"/>
              <w:bottom w:val="nil"/>
              <w:right w:val="single" w:color="auto" w:sz="4" w:space="0"/>
            </w:tcBorders>
            <w:shd w:val="clear" w:color="000000" w:fill="D9D9D9"/>
            <w:noWrap/>
            <w:vAlign w:val="bottom"/>
            <w:hideMark/>
          </w:tcPr>
          <w:p w:rsidRPr="000156C3" w:rsidR="000156C3" w:rsidP="000156C3" w:rsidRDefault="000156C3" w14:paraId="2134E0AC" w14:textId="0CDC6A4A">
            <w:pPr>
              <w:spacing w:after="0" w:line="240" w:lineRule="auto"/>
              <w:rPr>
                <w:rFonts w:ascii="Arial" w:hAnsi="Arial" w:eastAsia="Times New Roman" w:cs="Arial"/>
                <w:b/>
                <w:bCs/>
                <w:color w:val="000000"/>
                <w:sz w:val="22"/>
                <w:szCs w:val="22"/>
              </w:rPr>
            </w:pPr>
            <w:r>
              <w:rPr>
                <w:rFonts w:ascii="Arial" w:hAnsi="Arial" w:eastAsia="Times New Roman" w:cs="Arial"/>
                <w:b/>
                <w:bCs/>
                <w:color w:val="000000"/>
                <w:sz w:val="22"/>
                <w:szCs w:val="22"/>
              </w:rPr>
              <w:t>Transformed</w:t>
            </w:r>
          </w:p>
        </w:tc>
      </w:tr>
      <w:tr w:rsidRPr="000156C3" w:rsidR="000156C3" w:rsidTr="000156C3" w14:paraId="788A850C"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0156C3" w:rsidR="000156C3" w:rsidP="000156C3" w:rsidRDefault="000156C3" w14:paraId="6DF676A5" w14:textId="77777777">
            <w:pPr>
              <w:spacing w:after="0" w:line="240" w:lineRule="auto"/>
              <w:rPr>
                <w:rFonts w:ascii="Arial" w:hAnsi="Arial" w:eastAsia="Times New Roman" w:cs="Arial"/>
                <w:color w:val="000000"/>
                <w:sz w:val="22"/>
                <w:szCs w:val="22"/>
              </w:rPr>
            </w:pPr>
            <w:r w:rsidRPr="000156C3">
              <w:rPr>
                <w:rFonts w:ascii="Arial" w:hAnsi="Arial" w:eastAsia="Times New Roman" w:cs="Arial"/>
                <w:color w:val="000000"/>
                <w:sz w:val="22"/>
                <w:szCs w:val="22"/>
              </w:rPr>
              <w:t>chest</w:t>
            </w:r>
          </w:p>
        </w:tc>
        <w:tc>
          <w:tcPr>
            <w:tcW w:w="340" w:type="dxa"/>
            <w:tcBorders>
              <w:top w:val="nil"/>
              <w:left w:val="nil"/>
              <w:bottom w:val="nil"/>
              <w:right w:val="nil"/>
            </w:tcBorders>
            <w:shd w:val="clear" w:color="000000" w:fill="FFFFFF"/>
            <w:noWrap/>
            <w:vAlign w:val="bottom"/>
            <w:hideMark/>
          </w:tcPr>
          <w:p w:rsidRPr="000156C3" w:rsidR="000156C3" w:rsidP="000156C3" w:rsidRDefault="000156C3" w14:paraId="23327CA6" w14:textId="77777777">
            <w:pPr>
              <w:spacing w:after="0" w:line="240" w:lineRule="auto"/>
              <w:rPr>
                <w:rFonts w:ascii="Arial" w:hAnsi="Arial" w:eastAsia="Times New Roman" w:cs="Arial"/>
                <w:color w:val="000000"/>
                <w:sz w:val="22"/>
                <w:szCs w:val="22"/>
              </w:rPr>
            </w:pPr>
            <w:r w:rsidRPr="000156C3">
              <w:rPr>
                <w:rFonts w:ascii="Arial" w:hAnsi="Arial" w:eastAsia="Times New Roman" w:cs="Arial"/>
                <w:color w:val="000000"/>
                <w:sz w:val="22"/>
                <w:szCs w:val="22"/>
              </w:rPr>
              <w:t> </w:t>
            </w:r>
          </w:p>
        </w:tc>
        <w:tc>
          <w:tcPr>
            <w:tcW w:w="2060" w:type="dxa"/>
            <w:tcBorders>
              <w:top w:val="single" w:color="auto" w:sz="4" w:space="0"/>
              <w:left w:val="single" w:color="auto" w:sz="4" w:space="0"/>
              <w:bottom w:val="nil"/>
              <w:right w:val="single" w:color="auto" w:sz="4" w:space="0"/>
            </w:tcBorders>
            <w:shd w:val="clear" w:color="000000" w:fill="FFFFFF"/>
            <w:noWrap/>
            <w:vAlign w:val="bottom"/>
            <w:hideMark/>
          </w:tcPr>
          <w:p w:rsidRPr="000156C3" w:rsidR="000156C3" w:rsidP="000156C3" w:rsidRDefault="000156C3" w14:paraId="62E4A493" w14:textId="77777777">
            <w:pPr>
              <w:spacing w:after="0" w:line="240" w:lineRule="auto"/>
              <w:jc w:val="center"/>
              <w:rPr>
                <w:rFonts w:ascii="Arial" w:hAnsi="Arial" w:eastAsia="Times New Roman" w:cs="Arial"/>
                <w:color w:val="000000"/>
                <w:sz w:val="22"/>
                <w:szCs w:val="22"/>
              </w:rPr>
            </w:pPr>
            <w:r w:rsidRPr="000156C3">
              <w:rPr>
                <w:rFonts w:ascii="Arial" w:hAnsi="Arial" w:eastAsia="Times New Roman" w:cs="Arial"/>
                <w:color w:val="000000"/>
                <w:sz w:val="22"/>
                <w:szCs w:val="22"/>
              </w:rPr>
              <w:t>TRUE</w:t>
            </w:r>
          </w:p>
        </w:tc>
      </w:tr>
      <w:tr w:rsidRPr="000156C3" w:rsidR="000156C3" w:rsidTr="000156C3" w14:paraId="3A24C4EF"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0156C3" w:rsidR="000156C3" w:rsidP="000156C3" w:rsidRDefault="000156C3" w14:paraId="751F21E8" w14:textId="77777777">
            <w:pPr>
              <w:spacing w:after="0" w:line="240" w:lineRule="auto"/>
              <w:rPr>
                <w:rFonts w:ascii="Arial" w:hAnsi="Arial" w:eastAsia="Times New Roman" w:cs="Arial"/>
                <w:color w:val="000000"/>
                <w:sz w:val="22"/>
                <w:szCs w:val="22"/>
              </w:rPr>
            </w:pPr>
            <w:r w:rsidRPr="000156C3">
              <w:rPr>
                <w:rFonts w:ascii="Arial" w:hAnsi="Arial" w:eastAsia="Times New Roman" w:cs="Arial"/>
                <w:color w:val="000000"/>
                <w:sz w:val="22"/>
                <w:szCs w:val="22"/>
              </w:rPr>
              <w:t>front sides</w:t>
            </w:r>
          </w:p>
        </w:tc>
        <w:tc>
          <w:tcPr>
            <w:tcW w:w="340" w:type="dxa"/>
            <w:tcBorders>
              <w:top w:val="nil"/>
              <w:left w:val="nil"/>
              <w:bottom w:val="nil"/>
              <w:right w:val="nil"/>
            </w:tcBorders>
            <w:shd w:val="clear" w:color="000000" w:fill="FFFFFF"/>
            <w:noWrap/>
            <w:vAlign w:val="bottom"/>
            <w:hideMark/>
          </w:tcPr>
          <w:p w:rsidRPr="000156C3" w:rsidR="000156C3" w:rsidP="000156C3" w:rsidRDefault="000156C3" w14:paraId="4664A78F" w14:textId="77777777">
            <w:pPr>
              <w:spacing w:after="0" w:line="240" w:lineRule="auto"/>
              <w:rPr>
                <w:rFonts w:ascii="Arial" w:hAnsi="Arial" w:eastAsia="Times New Roman" w:cs="Arial"/>
                <w:color w:val="000000"/>
                <w:sz w:val="22"/>
                <w:szCs w:val="22"/>
              </w:rPr>
            </w:pPr>
            <w:r w:rsidRPr="000156C3">
              <w:rPr>
                <w:rFonts w:ascii="Arial" w:hAnsi="Arial" w:eastAsia="Times New Roman" w:cs="Arial"/>
                <w:color w:val="000000"/>
                <w:sz w:val="22"/>
                <w:szCs w:val="22"/>
              </w:rPr>
              <w:t> </w:t>
            </w:r>
          </w:p>
        </w:tc>
        <w:tc>
          <w:tcPr>
            <w:tcW w:w="2060" w:type="dxa"/>
            <w:tcBorders>
              <w:top w:val="nil"/>
              <w:left w:val="single" w:color="auto" w:sz="4" w:space="0"/>
              <w:bottom w:val="single" w:color="auto" w:sz="4" w:space="0"/>
              <w:right w:val="single" w:color="auto" w:sz="4" w:space="0"/>
            </w:tcBorders>
            <w:shd w:val="clear" w:color="000000" w:fill="FFFFFF"/>
            <w:noWrap/>
            <w:vAlign w:val="bottom"/>
            <w:hideMark/>
          </w:tcPr>
          <w:p w:rsidRPr="000156C3" w:rsidR="000156C3" w:rsidP="000156C3" w:rsidRDefault="000156C3" w14:paraId="1E7CF08B" w14:textId="77777777">
            <w:pPr>
              <w:spacing w:after="0" w:line="240" w:lineRule="auto"/>
              <w:jc w:val="center"/>
              <w:rPr>
                <w:rFonts w:ascii="Arial" w:hAnsi="Arial" w:eastAsia="Times New Roman" w:cs="Arial"/>
                <w:color w:val="000000"/>
                <w:sz w:val="22"/>
                <w:szCs w:val="22"/>
              </w:rPr>
            </w:pPr>
            <w:r w:rsidRPr="000156C3">
              <w:rPr>
                <w:rFonts w:ascii="Arial" w:hAnsi="Arial" w:eastAsia="Times New Roman" w:cs="Arial"/>
                <w:color w:val="000000"/>
                <w:sz w:val="22"/>
                <w:szCs w:val="22"/>
              </w:rPr>
              <w:t>FALSE</w:t>
            </w:r>
          </w:p>
        </w:tc>
      </w:tr>
      <w:tr w:rsidRPr="000156C3" w:rsidR="000156C3" w:rsidTr="000156C3" w14:paraId="2CA53AD2" w14:textId="77777777">
        <w:trPr>
          <w:trHeight w:val="276"/>
        </w:trPr>
        <w:tc>
          <w:tcPr>
            <w:tcW w:w="3240" w:type="dxa"/>
            <w:tcBorders>
              <w:top w:val="nil"/>
              <w:left w:val="single" w:color="auto" w:sz="4" w:space="0"/>
              <w:bottom w:val="nil"/>
              <w:right w:val="single" w:color="auto" w:sz="4" w:space="0"/>
            </w:tcBorders>
            <w:shd w:val="clear" w:color="000000" w:fill="FFFFFF"/>
            <w:noWrap/>
            <w:vAlign w:val="bottom"/>
            <w:hideMark/>
          </w:tcPr>
          <w:p w:rsidRPr="000156C3" w:rsidR="000156C3" w:rsidP="000156C3" w:rsidRDefault="000156C3" w14:paraId="2FA3E6C2" w14:textId="77777777">
            <w:pPr>
              <w:spacing w:after="0" w:line="240" w:lineRule="auto"/>
              <w:rPr>
                <w:rFonts w:ascii="Arial" w:hAnsi="Arial" w:eastAsia="Times New Roman" w:cs="Arial"/>
                <w:color w:val="000000"/>
                <w:sz w:val="22"/>
                <w:szCs w:val="22"/>
              </w:rPr>
            </w:pPr>
            <w:r w:rsidRPr="000156C3">
              <w:rPr>
                <w:rFonts w:ascii="Arial" w:hAnsi="Arial" w:eastAsia="Times New Roman" w:cs="Arial"/>
                <w:color w:val="000000"/>
                <w:sz w:val="22"/>
                <w:szCs w:val="22"/>
              </w:rPr>
              <w:t>left chest</w:t>
            </w:r>
          </w:p>
        </w:tc>
        <w:tc>
          <w:tcPr>
            <w:tcW w:w="340" w:type="dxa"/>
            <w:tcBorders>
              <w:top w:val="nil"/>
              <w:left w:val="nil"/>
              <w:bottom w:val="nil"/>
              <w:right w:val="nil"/>
            </w:tcBorders>
            <w:shd w:val="clear" w:color="000000" w:fill="FFFFFF"/>
            <w:noWrap/>
            <w:vAlign w:val="bottom"/>
            <w:hideMark/>
          </w:tcPr>
          <w:p w:rsidRPr="000156C3" w:rsidR="000156C3" w:rsidP="000156C3" w:rsidRDefault="000156C3" w14:paraId="3DD86377" w14:textId="77777777">
            <w:pPr>
              <w:spacing w:after="0" w:line="240" w:lineRule="auto"/>
              <w:rPr>
                <w:rFonts w:ascii="Arial" w:hAnsi="Arial" w:eastAsia="Times New Roman" w:cs="Arial"/>
                <w:color w:val="000000"/>
                <w:sz w:val="22"/>
                <w:szCs w:val="22"/>
              </w:rPr>
            </w:pPr>
            <w:r w:rsidRPr="000156C3">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0156C3" w:rsidR="000156C3" w:rsidP="000156C3" w:rsidRDefault="000156C3" w14:paraId="316C8E8B" w14:textId="77777777">
            <w:pPr>
              <w:spacing w:after="0" w:line="240" w:lineRule="auto"/>
              <w:rPr>
                <w:rFonts w:ascii="Arial" w:hAnsi="Arial" w:eastAsia="Times New Roman" w:cs="Arial"/>
                <w:color w:val="000000"/>
                <w:sz w:val="22"/>
                <w:szCs w:val="22"/>
              </w:rPr>
            </w:pPr>
            <w:r w:rsidRPr="000156C3">
              <w:rPr>
                <w:rFonts w:ascii="Arial" w:hAnsi="Arial" w:eastAsia="Times New Roman" w:cs="Arial"/>
                <w:color w:val="000000"/>
                <w:sz w:val="22"/>
                <w:szCs w:val="22"/>
              </w:rPr>
              <w:t> </w:t>
            </w:r>
          </w:p>
        </w:tc>
      </w:tr>
      <w:tr w:rsidRPr="000156C3" w:rsidR="000156C3" w:rsidTr="000156C3" w14:paraId="0DB4DB0D" w14:textId="77777777">
        <w:trPr>
          <w:trHeight w:val="276"/>
        </w:trPr>
        <w:tc>
          <w:tcPr>
            <w:tcW w:w="3240" w:type="dxa"/>
            <w:tcBorders>
              <w:top w:val="nil"/>
              <w:left w:val="single" w:color="auto" w:sz="4" w:space="0"/>
              <w:bottom w:val="single" w:color="auto" w:sz="4" w:space="0"/>
              <w:right w:val="single" w:color="auto" w:sz="4" w:space="0"/>
            </w:tcBorders>
            <w:shd w:val="clear" w:color="000000" w:fill="FFFFFF"/>
            <w:noWrap/>
            <w:vAlign w:val="bottom"/>
            <w:hideMark/>
          </w:tcPr>
          <w:p w:rsidRPr="000156C3" w:rsidR="000156C3" w:rsidP="000156C3" w:rsidRDefault="000156C3" w14:paraId="59CE5956" w14:textId="77777777">
            <w:pPr>
              <w:spacing w:after="0" w:line="240" w:lineRule="auto"/>
              <w:rPr>
                <w:rFonts w:ascii="Arial" w:hAnsi="Arial" w:eastAsia="Times New Roman" w:cs="Arial"/>
                <w:color w:val="000000"/>
                <w:sz w:val="22"/>
                <w:szCs w:val="22"/>
              </w:rPr>
            </w:pPr>
            <w:r w:rsidRPr="000156C3">
              <w:rPr>
                <w:rFonts w:ascii="Arial" w:hAnsi="Arial" w:eastAsia="Times New Roman" w:cs="Arial"/>
                <w:color w:val="000000"/>
                <w:sz w:val="22"/>
                <w:szCs w:val="22"/>
              </w:rPr>
              <w:t xml:space="preserve">right chest </w:t>
            </w:r>
          </w:p>
        </w:tc>
        <w:tc>
          <w:tcPr>
            <w:tcW w:w="340" w:type="dxa"/>
            <w:tcBorders>
              <w:top w:val="nil"/>
              <w:left w:val="nil"/>
              <w:bottom w:val="nil"/>
              <w:right w:val="nil"/>
            </w:tcBorders>
            <w:shd w:val="clear" w:color="000000" w:fill="FFFFFF"/>
            <w:noWrap/>
            <w:vAlign w:val="bottom"/>
            <w:hideMark/>
          </w:tcPr>
          <w:p w:rsidRPr="000156C3" w:rsidR="000156C3" w:rsidP="000156C3" w:rsidRDefault="000156C3" w14:paraId="5C462A48" w14:textId="77777777">
            <w:pPr>
              <w:spacing w:after="0" w:line="240" w:lineRule="auto"/>
              <w:rPr>
                <w:rFonts w:ascii="Arial" w:hAnsi="Arial" w:eastAsia="Times New Roman" w:cs="Arial"/>
                <w:color w:val="000000"/>
                <w:sz w:val="22"/>
                <w:szCs w:val="22"/>
              </w:rPr>
            </w:pPr>
            <w:r w:rsidRPr="000156C3">
              <w:rPr>
                <w:rFonts w:ascii="Arial" w:hAnsi="Arial" w:eastAsia="Times New Roman" w:cs="Arial"/>
                <w:color w:val="000000"/>
                <w:sz w:val="22"/>
                <w:szCs w:val="22"/>
              </w:rPr>
              <w:t> </w:t>
            </w:r>
          </w:p>
        </w:tc>
        <w:tc>
          <w:tcPr>
            <w:tcW w:w="2060" w:type="dxa"/>
            <w:tcBorders>
              <w:top w:val="nil"/>
              <w:left w:val="nil"/>
              <w:bottom w:val="nil"/>
              <w:right w:val="nil"/>
            </w:tcBorders>
            <w:shd w:val="clear" w:color="000000" w:fill="FFFFFF"/>
            <w:noWrap/>
            <w:vAlign w:val="bottom"/>
            <w:hideMark/>
          </w:tcPr>
          <w:p w:rsidRPr="000156C3" w:rsidR="000156C3" w:rsidP="000156C3" w:rsidRDefault="000156C3" w14:paraId="0AD0F788" w14:textId="77777777">
            <w:pPr>
              <w:spacing w:after="0" w:line="240" w:lineRule="auto"/>
              <w:rPr>
                <w:rFonts w:ascii="Arial" w:hAnsi="Arial" w:eastAsia="Times New Roman" w:cs="Arial"/>
                <w:color w:val="000000"/>
                <w:sz w:val="22"/>
                <w:szCs w:val="22"/>
              </w:rPr>
            </w:pPr>
            <w:r w:rsidRPr="000156C3">
              <w:rPr>
                <w:rFonts w:ascii="Arial" w:hAnsi="Arial" w:eastAsia="Times New Roman" w:cs="Arial"/>
                <w:color w:val="000000"/>
                <w:sz w:val="22"/>
                <w:szCs w:val="22"/>
              </w:rPr>
              <w:t> </w:t>
            </w:r>
          </w:p>
        </w:tc>
      </w:tr>
    </w:tbl>
    <w:p w:rsidR="000156C3" w:rsidP="00B708CE" w:rsidRDefault="000156C3" w14:paraId="6FD87049" w14:textId="77777777">
      <w:pPr>
        <w:spacing w:line="360" w:lineRule="auto"/>
        <w:jc w:val="both"/>
        <w:rPr>
          <w:rFonts w:ascii="Arial" w:hAnsi="Arial" w:eastAsia="Arial" w:cs="Arial"/>
          <w:sz w:val="22"/>
          <w:szCs w:val="22"/>
        </w:rPr>
      </w:pPr>
    </w:p>
    <w:p w:rsidR="00B708CE" w:rsidP="00B708CE" w:rsidRDefault="002268AF" w14:paraId="2A425D8C" w14:textId="7032291D">
      <w:pPr>
        <w:rPr>
          <w:b/>
          <w:bCs/>
        </w:rPr>
      </w:pPr>
      <w:r w:rsidRPr="002268AF">
        <w:rPr>
          <w:b/>
          <w:bCs/>
        </w:rPr>
        <w:t>Shape</w:t>
      </w:r>
    </w:p>
    <w:tbl>
      <w:tblPr>
        <w:tblW w:w="3113" w:type="dxa"/>
        <w:tblLook w:val="04A0" w:firstRow="1" w:lastRow="0" w:firstColumn="1" w:lastColumn="0" w:noHBand="0" w:noVBand="1"/>
      </w:tblPr>
      <w:tblGrid>
        <w:gridCol w:w="1180"/>
        <w:gridCol w:w="460"/>
        <w:gridCol w:w="1659"/>
      </w:tblGrid>
      <w:tr w:rsidRPr="002268AF" w:rsidR="002268AF" w:rsidTr="002268AF" w14:paraId="3E1D56AD" w14:textId="77777777">
        <w:trPr>
          <w:trHeight w:val="276"/>
        </w:trPr>
        <w:tc>
          <w:tcPr>
            <w:tcW w:w="1180" w:type="dxa"/>
            <w:tcBorders>
              <w:top w:val="single" w:color="auto" w:sz="4" w:space="0"/>
              <w:left w:val="single" w:color="auto" w:sz="4" w:space="0"/>
              <w:bottom w:val="nil"/>
              <w:right w:val="single" w:color="auto" w:sz="4" w:space="0"/>
            </w:tcBorders>
            <w:shd w:val="clear" w:color="000000" w:fill="D9D9D9"/>
            <w:noWrap/>
            <w:vAlign w:val="bottom"/>
            <w:hideMark/>
          </w:tcPr>
          <w:p w:rsidRPr="002268AF" w:rsidR="002268AF" w:rsidP="002268AF" w:rsidRDefault="002268AF" w14:paraId="7224013A" w14:textId="77777777">
            <w:pPr>
              <w:spacing w:after="0" w:line="240" w:lineRule="auto"/>
              <w:rPr>
                <w:rFonts w:ascii="Arial" w:hAnsi="Arial" w:eastAsia="Times New Roman" w:cs="Arial"/>
                <w:b/>
                <w:bCs/>
                <w:color w:val="000000"/>
                <w:sz w:val="22"/>
                <w:szCs w:val="22"/>
              </w:rPr>
            </w:pPr>
            <w:r w:rsidRPr="002268AF">
              <w:rPr>
                <w:rFonts w:ascii="Arial" w:hAnsi="Arial" w:eastAsia="Times New Roman" w:cs="Arial"/>
                <w:b/>
                <w:bCs/>
                <w:color w:val="000000"/>
                <w:sz w:val="22"/>
                <w:szCs w:val="22"/>
              </w:rPr>
              <w:t>Original</w:t>
            </w:r>
          </w:p>
        </w:tc>
        <w:tc>
          <w:tcPr>
            <w:tcW w:w="460" w:type="dxa"/>
            <w:tcBorders>
              <w:top w:val="nil"/>
              <w:left w:val="nil"/>
              <w:bottom w:val="nil"/>
              <w:right w:val="nil"/>
            </w:tcBorders>
            <w:shd w:val="clear" w:color="000000" w:fill="FFFFFF"/>
            <w:noWrap/>
            <w:vAlign w:val="bottom"/>
            <w:hideMark/>
          </w:tcPr>
          <w:p w:rsidRPr="002268AF" w:rsidR="002268AF" w:rsidP="002268AF" w:rsidRDefault="002268AF" w14:paraId="6A5011B8" w14:textId="77777777">
            <w:pPr>
              <w:spacing w:after="0" w:line="240" w:lineRule="auto"/>
              <w:rPr>
                <w:rFonts w:ascii="Arial" w:hAnsi="Arial" w:eastAsia="Times New Roman" w:cs="Arial"/>
                <w:b/>
                <w:bCs/>
                <w:color w:val="000000"/>
                <w:sz w:val="22"/>
                <w:szCs w:val="22"/>
              </w:rPr>
            </w:pPr>
            <w:r w:rsidRPr="002268AF">
              <w:rPr>
                <w:rFonts w:ascii="Arial" w:hAnsi="Arial" w:eastAsia="Times New Roman" w:cs="Arial"/>
                <w:b/>
                <w:bCs/>
                <w:color w:val="000000"/>
                <w:sz w:val="22"/>
                <w:szCs w:val="22"/>
              </w:rPr>
              <w:t> </w:t>
            </w:r>
          </w:p>
        </w:tc>
        <w:tc>
          <w:tcPr>
            <w:tcW w:w="1473" w:type="dxa"/>
            <w:tcBorders>
              <w:top w:val="single" w:color="auto" w:sz="4" w:space="0"/>
              <w:left w:val="single" w:color="auto" w:sz="4" w:space="0"/>
              <w:bottom w:val="nil"/>
              <w:right w:val="single" w:color="auto" w:sz="4" w:space="0"/>
            </w:tcBorders>
            <w:shd w:val="clear" w:color="000000" w:fill="D9D9D9"/>
            <w:noWrap/>
            <w:vAlign w:val="bottom"/>
            <w:hideMark/>
          </w:tcPr>
          <w:p w:rsidRPr="002268AF" w:rsidR="002268AF" w:rsidP="002268AF" w:rsidRDefault="002268AF" w14:paraId="1CC49F3B" w14:textId="77777777">
            <w:pPr>
              <w:spacing w:after="0" w:line="240" w:lineRule="auto"/>
              <w:rPr>
                <w:rFonts w:ascii="Arial" w:hAnsi="Arial" w:eastAsia="Times New Roman" w:cs="Arial"/>
                <w:b/>
                <w:bCs/>
                <w:color w:val="000000"/>
                <w:sz w:val="22"/>
                <w:szCs w:val="22"/>
              </w:rPr>
            </w:pPr>
            <w:r w:rsidRPr="002268AF">
              <w:rPr>
                <w:rFonts w:ascii="Arial" w:hAnsi="Arial" w:eastAsia="Times New Roman" w:cs="Arial"/>
                <w:b/>
                <w:bCs/>
                <w:color w:val="000000"/>
                <w:sz w:val="22"/>
                <w:szCs w:val="22"/>
              </w:rPr>
              <w:t>Homogenized</w:t>
            </w:r>
          </w:p>
        </w:tc>
      </w:tr>
      <w:tr w:rsidRPr="002268AF" w:rsidR="002268AF" w:rsidTr="002268AF" w14:paraId="31BC1718" w14:textId="77777777">
        <w:trPr>
          <w:trHeight w:val="276"/>
        </w:trPr>
        <w:tc>
          <w:tcPr>
            <w:tcW w:w="1180" w:type="dxa"/>
            <w:tcBorders>
              <w:top w:val="nil"/>
              <w:left w:val="single" w:color="auto" w:sz="4" w:space="0"/>
              <w:bottom w:val="nil"/>
              <w:right w:val="single" w:color="auto" w:sz="4" w:space="0"/>
            </w:tcBorders>
            <w:shd w:val="clear" w:color="000000" w:fill="FFFFFF"/>
            <w:noWrap/>
            <w:vAlign w:val="bottom"/>
            <w:hideMark/>
          </w:tcPr>
          <w:p w:rsidRPr="002268AF" w:rsidR="002268AF" w:rsidP="002268AF" w:rsidRDefault="002268AF" w14:paraId="06930630"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boxy</w:t>
            </w:r>
          </w:p>
        </w:tc>
        <w:tc>
          <w:tcPr>
            <w:tcW w:w="460" w:type="dxa"/>
            <w:tcBorders>
              <w:top w:val="nil"/>
              <w:left w:val="nil"/>
              <w:bottom w:val="nil"/>
              <w:right w:val="nil"/>
            </w:tcBorders>
            <w:shd w:val="clear" w:color="000000" w:fill="FFFFFF"/>
            <w:noWrap/>
            <w:vAlign w:val="bottom"/>
            <w:hideMark/>
          </w:tcPr>
          <w:p w:rsidRPr="002268AF" w:rsidR="002268AF" w:rsidP="002268AF" w:rsidRDefault="002268AF" w14:paraId="51612306"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 </w:t>
            </w:r>
          </w:p>
        </w:tc>
        <w:tc>
          <w:tcPr>
            <w:tcW w:w="1473" w:type="dxa"/>
            <w:tcBorders>
              <w:top w:val="nil"/>
              <w:left w:val="single" w:color="auto" w:sz="4" w:space="0"/>
              <w:bottom w:val="nil"/>
              <w:right w:val="single" w:color="auto" w:sz="4" w:space="0"/>
            </w:tcBorders>
            <w:shd w:val="clear" w:color="000000" w:fill="FFFFFF"/>
            <w:noWrap/>
            <w:vAlign w:val="bottom"/>
            <w:hideMark/>
          </w:tcPr>
          <w:p w:rsidRPr="002268AF" w:rsidR="002268AF" w:rsidP="002268AF" w:rsidRDefault="002268AF" w14:paraId="168970E1"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boxy</w:t>
            </w:r>
          </w:p>
        </w:tc>
      </w:tr>
      <w:tr w:rsidRPr="002268AF" w:rsidR="002268AF" w:rsidTr="002268AF" w14:paraId="27AB6262" w14:textId="77777777">
        <w:trPr>
          <w:trHeight w:val="276"/>
        </w:trPr>
        <w:tc>
          <w:tcPr>
            <w:tcW w:w="1180" w:type="dxa"/>
            <w:tcBorders>
              <w:top w:val="nil"/>
              <w:left w:val="single" w:color="auto" w:sz="4" w:space="0"/>
              <w:bottom w:val="nil"/>
              <w:right w:val="single" w:color="auto" w:sz="4" w:space="0"/>
            </w:tcBorders>
            <w:shd w:val="clear" w:color="000000" w:fill="FFFFFF"/>
            <w:noWrap/>
            <w:vAlign w:val="bottom"/>
            <w:hideMark/>
          </w:tcPr>
          <w:p w:rsidRPr="002268AF" w:rsidR="002268AF" w:rsidP="002268AF" w:rsidRDefault="002268AF" w14:paraId="17CEC5C5"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fitted</w:t>
            </w:r>
          </w:p>
        </w:tc>
        <w:tc>
          <w:tcPr>
            <w:tcW w:w="460" w:type="dxa"/>
            <w:tcBorders>
              <w:top w:val="nil"/>
              <w:left w:val="nil"/>
              <w:bottom w:val="nil"/>
              <w:right w:val="nil"/>
            </w:tcBorders>
            <w:shd w:val="clear" w:color="000000" w:fill="FFFFFF"/>
            <w:noWrap/>
            <w:vAlign w:val="bottom"/>
            <w:hideMark/>
          </w:tcPr>
          <w:p w:rsidRPr="002268AF" w:rsidR="002268AF" w:rsidP="002268AF" w:rsidRDefault="002268AF" w14:paraId="7285C611"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 </w:t>
            </w:r>
          </w:p>
        </w:tc>
        <w:tc>
          <w:tcPr>
            <w:tcW w:w="1473" w:type="dxa"/>
            <w:tcBorders>
              <w:top w:val="nil"/>
              <w:left w:val="single" w:color="auto" w:sz="4" w:space="0"/>
              <w:bottom w:val="nil"/>
              <w:right w:val="single" w:color="auto" w:sz="4" w:space="0"/>
            </w:tcBorders>
            <w:shd w:val="clear" w:color="000000" w:fill="FFFFFF"/>
            <w:noWrap/>
            <w:vAlign w:val="bottom"/>
            <w:hideMark/>
          </w:tcPr>
          <w:p w:rsidRPr="002268AF" w:rsidR="002268AF" w:rsidP="002268AF" w:rsidRDefault="002268AF" w14:paraId="110C8087"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fitted</w:t>
            </w:r>
          </w:p>
        </w:tc>
      </w:tr>
      <w:tr w:rsidRPr="002268AF" w:rsidR="002268AF" w:rsidTr="002268AF" w14:paraId="561BA25F" w14:textId="77777777">
        <w:trPr>
          <w:trHeight w:val="276"/>
        </w:trPr>
        <w:tc>
          <w:tcPr>
            <w:tcW w:w="1180" w:type="dxa"/>
            <w:tcBorders>
              <w:top w:val="nil"/>
              <w:left w:val="single" w:color="auto" w:sz="4" w:space="0"/>
              <w:bottom w:val="nil"/>
              <w:right w:val="single" w:color="auto" w:sz="4" w:space="0"/>
            </w:tcBorders>
            <w:shd w:val="clear" w:color="000000" w:fill="FFFFFF"/>
            <w:noWrap/>
            <w:vAlign w:val="bottom"/>
            <w:hideMark/>
          </w:tcPr>
          <w:p w:rsidRPr="002268AF" w:rsidR="002268AF" w:rsidP="002268AF" w:rsidRDefault="002268AF" w14:paraId="74EA0AF0"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flared</w:t>
            </w:r>
          </w:p>
        </w:tc>
        <w:tc>
          <w:tcPr>
            <w:tcW w:w="460" w:type="dxa"/>
            <w:tcBorders>
              <w:top w:val="nil"/>
              <w:left w:val="nil"/>
              <w:bottom w:val="nil"/>
              <w:right w:val="nil"/>
            </w:tcBorders>
            <w:shd w:val="clear" w:color="000000" w:fill="FFFFFF"/>
            <w:noWrap/>
            <w:vAlign w:val="bottom"/>
            <w:hideMark/>
          </w:tcPr>
          <w:p w:rsidRPr="002268AF" w:rsidR="002268AF" w:rsidP="002268AF" w:rsidRDefault="002268AF" w14:paraId="51B28203"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 </w:t>
            </w:r>
          </w:p>
        </w:tc>
        <w:tc>
          <w:tcPr>
            <w:tcW w:w="1473" w:type="dxa"/>
            <w:tcBorders>
              <w:top w:val="nil"/>
              <w:left w:val="single" w:color="auto" w:sz="4" w:space="0"/>
              <w:bottom w:val="nil"/>
              <w:right w:val="single" w:color="auto" w:sz="4" w:space="0"/>
            </w:tcBorders>
            <w:shd w:val="clear" w:color="000000" w:fill="FFFFFF"/>
            <w:noWrap/>
            <w:vAlign w:val="bottom"/>
            <w:hideMark/>
          </w:tcPr>
          <w:p w:rsidRPr="002268AF" w:rsidR="002268AF" w:rsidP="002268AF" w:rsidRDefault="002268AF" w14:paraId="48328B6D"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flared</w:t>
            </w:r>
          </w:p>
        </w:tc>
      </w:tr>
      <w:tr w:rsidRPr="002268AF" w:rsidR="002268AF" w:rsidTr="002268AF" w14:paraId="6AF555BA" w14:textId="77777777">
        <w:trPr>
          <w:trHeight w:val="276"/>
        </w:trPr>
        <w:tc>
          <w:tcPr>
            <w:tcW w:w="1180" w:type="dxa"/>
            <w:tcBorders>
              <w:top w:val="nil"/>
              <w:left w:val="single" w:color="auto" w:sz="4" w:space="0"/>
              <w:bottom w:val="nil"/>
              <w:right w:val="single" w:color="auto" w:sz="4" w:space="0"/>
            </w:tcBorders>
            <w:shd w:val="clear" w:color="000000" w:fill="FFFFFF"/>
            <w:noWrap/>
            <w:vAlign w:val="bottom"/>
            <w:hideMark/>
          </w:tcPr>
          <w:p w:rsidRPr="002268AF" w:rsidR="002268AF" w:rsidP="002268AF" w:rsidRDefault="002268AF" w14:paraId="7D31052D"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relaxed</w:t>
            </w:r>
          </w:p>
        </w:tc>
        <w:tc>
          <w:tcPr>
            <w:tcW w:w="460" w:type="dxa"/>
            <w:tcBorders>
              <w:top w:val="nil"/>
              <w:left w:val="nil"/>
              <w:bottom w:val="nil"/>
              <w:right w:val="nil"/>
            </w:tcBorders>
            <w:shd w:val="clear" w:color="000000" w:fill="FFFFFF"/>
            <w:noWrap/>
            <w:vAlign w:val="bottom"/>
            <w:hideMark/>
          </w:tcPr>
          <w:p w:rsidRPr="002268AF" w:rsidR="002268AF" w:rsidP="002268AF" w:rsidRDefault="002268AF" w14:paraId="5CA09A6A"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 </w:t>
            </w:r>
          </w:p>
        </w:tc>
        <w:tc>
          <w:tcPr>
            <w:tcW w:w="1473" w:type="dxa"/>
            <w:tcBorders>
              <w:top w:val="nil"/>
              <w:left w:val="single" w:color="auto" w:sz="4" w:space="0"/>
              <w:bottom w:val="nil"/>
              <w:right w:val="single" w:color="auto" w:sz="4" w:space="0"/>
            </w:tcBorders>
            <w:shd w:val="clear" w:color="000000" w:fill="FFFFFF"/>
            <w:noWrap/>
            <w:vAlign w:val="bottom"/>
            <w:hideMark/>
          </w:tcPr>
          <w:p w:rsidRPr="002268AF" w:rsidR="002268AF" w:rsidP="002268AF" w:rsidRDefault="002268AF" w14:paraId="1850B325"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relaxed</w:t>
            </w:r>
          </w:p>
        </w:tc>
      </w:tr>
      <w:tr w:rsidRPr="002268AF" w:rsidR="002268AF" w:rsidTr="002268AF" w14:paraId="416BDD4D" w14:textId="77777777">
        <w:trPr>
          <w:trHeight w:val="276"/>
        </w:trPr>
        <w:tc>
          <w:tcPr>
            <w:tcW w:w="1180" w:type="dxa"/>
            <w:tcBorders>
              <w:top w:val="nil"/>
              <w:left w:val="single" w:color="auto" w:sz="4" w:space="0"/>
              <w:bottom w:val="nil"/>
              <w:right w:val="single" w:color="auto" w:sz="4" w:space="0"/>
            </w:tcBorders>
            <w:shd w:val="clear" w:color="000000" w:fill="FFFFFF"/>
            <w:noWrap/>
            <w:vAlign w:val="bottom"/>
            <w:hideMark/>
          </w:tcPr>
          <w:p w:rsidRPr="002268AF" w:rsidR="002268AF" w:rsidP="002268AF" w:rsidRDefault="002268AF" w14:paraId="60E69EC1"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straight</w:t>
            </w:r>
          </w:p>
        </w:tc>
        <w:tc>
          <w:tcPr>
            <w:tcW w:w="460" w:type="dxa"/>
            <w:tcBorders>
              <w:top w:val="nil"/>
              <w:left w:val="nil"/>
              <w:bottom w:val="nil"/>
              <w:right w:val="nil"/>
            </w:tcBorders>
            <w:shd w:val="clear" w:color="000000" w:fill="FFFFFF"/>
            <w:noWrap/>
            <w:vAlign w:val="bottom"/>
            <w:hideMark/>
          </w:tcPr>
          <w:p w:rsidRPr="002268AF" w:rsidR="002268AF" w:rsidP="002268AF" w:rsidRDefault="002268AF" w14:paraId="0A653865"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 </w:t>
            </w:r>
          </w:p>
        </w:tc>
        <w:tc>
          <w:tcPr>
            <w:tcW w:w="1473" w:type="dxa"/>
            <w:tcBorders>
              <w:top w:val="nil"/>
              <w:left w:val="single" w:color="auto" w:sz="4" w:space="0"/>
              <w:bottom w:val="single" w:color="auto" w:sz="4" w:space="0"/>
              <w:right w:val="single" w:color="auto" w:sz="4" w:space="0"/>
            </w:tcBorders>
            <w:shd w:val="clear" w:color="000000" w:fill="FFFFFF"/>
            <w:noWrap/>
            <w:vAlign w:val="bottom"/>
            <w:hideMark/>
          </w:tcPr>
          <w:p w:rsidRPr="002268AF" w:rsidR="002268AF" w:rsidP="002268AF" w:rsidRDefault="002268AF" w14:paraId="68312BD8"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straight</w:t>
            </w:r>
          </w:p>
        </w:tc>
      </w:tr>
      <w:tr w:rsidRPr="002268AF" w:rsidR="002268AF" w:rsidTr="002268AF" w14:paraId="78A32CB6" w14:textId="77777777">
        <w:trPr>
          <w:trHeight w:val="276"/>
        </w:trPr>
        <w:tc>
          <w:tcPr>
            <w:tcW w:w="1180" w:type="dxa"/>
            <w:tcBorders>
              <w:top w:val="nil"/>
              <w:left w:val="single" w:color="auto" w:sz="4" w:space="0"/>
              <w:bottom w:val="single" w:color="auto" w:sz="4" w:space="0"/>
              <w:right w:val="single" w:color="auto" w:sz="4" w:space="0"/>
            </w:tcBorders>
            <w:shd w:val="clear" w:color="000000" w:fill="FFFFFF"/>
            <w:noWrap/>
            <w:vAlign w:val="bottom"/>
            <w:hideMark/>
          </w:tcPr>
          <w:p w:rsidRPr="002268AF" w:rsidR="002268AF" w:rsidP="002268AF" w:rsidRDefault="002268AF" w14:paraId="6215B906"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straight-cut</w:t>
            </w:r>
          </w:p>
        </w:tc>
        <w:tc>
          <w:tcPr>
            <w:tcW w:w="460" w:type="dxa"/>
            <w:tcBorders>
              <w:top w:val="nil"/>
              <w:left w:val="nil"/>
              <w:bottom w:val="nil"/>
              <w:right w:val="nil"/>
            </w:tcBorders>
            <w:shd w:val="clear" w:color="000000" w:fill="FFFFFF"/>
            <w:noWrap/>
            <w:vAlign w:val="bottom"/>
            <w:hideMark/>
          </w:tcPr>
          <w:p w:rsidRPr="002268AF" w:rsidR="002268AF" w:rsidP="002268AF" w:rsidRDefault="002268AF" w14:paraId="76680427"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 </w:t>
            </w:r>
          </w:p>
        </w:tc>
        <w:tc>
          <w:tcPr>
            <w:tcW w:w="1473" w:type="dxa"/>
            <w:tcBorders>
              <w:top w:val="nil"/>
              <w:left w:val="nil"/>
              <w:bottom w:val="nil"/>
              <w:right w:val="nil"/>
            </w:tcBorders>
            <w:shd w:val="clear" w:color="000000" w:fill="FFFFFF"/>
            <w:noWrap/>
            <w:vAlign w:val="bottom"/>
            <w:hideMark/>
          </w:tcPr>
          <w:p w:rsidRPr="002268AF" w:rsidR="002268AF" w:rsidP="002268AF" w:rsidRDefault="002268AF" w14:paraId="0F74385E" w14:textId="77777777">
            <w:pPr>
              <w:spacing w:after="0" w:line="240" w:lineRule="auto"/>
              <w:rPr>
                <w:rFonts w:ascii="Arial" w:hAnsi="Arial" w:eastAsia="Times New Roman" w:cs="Arial"/>
                <w:color w:val="000000"/>
                <w:sz w:val="22"/>
                <w:szCs w:val="22"/>
              </w:rPr>
            </w:pPr>
            <w:r w:rsidRPr="002268AF">
              <w:rPr>
                <w:rFonts w:ascii="Arial" w:hAnsi="Arial" w:eastAsia="Times New Roman" w:cs="Arial"/>
                <w:color w:val="000000"/>
                <w:sz w:val="22"/>
                <w:szCs w:val="22"/>
              </w:rPr>
              <w:t> </w:t>
            </w:r>
          </w:p>
        </w:tc>
      </w:tr>
    </w:tbl>
    <w:p w:rsidR="002268AF" w:rsidP="00B708CE" w:rsidRDefault="002268AF" w14:paraId="3872A153" w14:textId="77777777"/>
    <w:p w:rsidR="00033E9E" w:rsidP="00B708CE" w:rsidRDefault="00D112E2" w14:paraId="12ED03E9" w14:textId="60810A98">
      <w:r w:rsidRPr="0087545D">
        <w:rPr>
          <w:b/>
          <w:bCs/>
          <w:sz w:val="22"/>
          <w:szCs w:val="22"/>
        </w:rPr>
        <w:t>9.</w:t>
      </w:r>
      <w:r>
        <w:rPr>
          <w:b/>
          <w:bCs/>
          <w:sz w:val="22"/>
          <w:szCs w:val="22"/>
        </w:rPr>
        <w:t xml:space="preserve">2 </w:t>
      </w:r>
      <w:r w:rsidR="00BC63E8">
        <w:rPr>
          <w:b/>
          <w:bCs/>
          <w:sz w:val="22"/>
          <w:szCs w:val="22"/>
        </w:rPr>
        <w:t>Material distribution by retail and luxury brands</w:t>
      </w:r>
      <w:r w:rsidRPr="0087545D">
        <w:rPr>
          <w:b/>
          <w:bCs/>
          <w:sz w:val="22"/>
          <w:szCs w:val="22"/>
        </w:rPr>
        <w:t>:</w:t>
      </w:r>
    </w:p>
    <w:p w:rsidR="00BC63E8" w:rsidP="00BC63E8" w:rsidRDefault="00D112E2" w14:paraId="2577C7B5" w14:textId="77777777">
      <w:pPr>
        <w:keepNext/>
      </w:pPr>
      <w:ins w:author="Juan Saavedra" w:date="2024-10-05T13:34:00Z" w16du:dateUtc="2024-10-05T11:34:00Z" w:id="20">
        <w:r>
          <w:rPr>
            <w:noProof/>
          </w:rPr>
          <w:drawing>
            <wp:inline distT="0" distB="0" distL="0" distR="0" wp14:anchorId="6D20F92C" wp14:editId="095E402F">
              <wp:extent cx="3423919" cy="2402840"/>
              <wp:effectExtent l="0" t="0" r="5715" b="0"/>
              <wp:docPr id="218764815" name="Picture 21876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39215" t="22888" r="2144" b="11244"/>
                      <a:stretch/>
                    </pic:blipFill>
                    <pic:spPr bwMode="auto">
                      <a:xfrm>
                        <a:off x="0" y="0"/>
                        <a:ext cx="3423974" cy="2402879"/>
                      </a:xfrm>
                      <a:prstGeom prst="rect">
                        <a:avLst/>
                      </a:prstGeom>
                      <a:ln>
                        <a:noFill/>
                      </a:ln>
                      <a:extLst>
                        <a:ext uri="{53640926-AAD7-44D8-BBD7-CCE9431645EC}">
                          <a14:shadowObscured xmlns:a14="http://schemas.microsoft.com/office/drawing/2010/main"/>
                        </a:ext>
                      </a:extLst>
                    </pic:spPr>
                  </pic:pic>
                </a:graphicData>
              </a:graphic>
            </wp:inline>
          </w:drawing>
        </w:r>
      </w:ins>
    </w:p>
    <w:p w:rsidR="00033E9E" w:rsidP="00BC63E8" w:rsidRDefault="00BC63E8" w14:paraId="229BA6DD" w14:textId="432BB482">
      <w:pPr>
        <w:pStyle w:val="Caption"/>
      </w:pPr>
      <w:r>
        <w:t xml:space="preserve">Figure </w:t>
      </w:r>
      <w:r>
        <w:fldChar w:fldCharType="begin"/>
      </w:r>
      <w:r>
        <w:instrText xml:space="preserve"> SEQ Figure \* ARABIC </w:instrText>
      </w:r>
      <w:r>
        <w:fldChar w:fldCharType="separate"/>
      </w:r>
      <w:r>
        <w:rPr>
          <w:noProof/>
        </w:rPr>
        <w:t>16</w:t>
      </w:r>
      <w:r>
        <w:fldChar w:fldCharType="end"/>
      </w:r>
      <w:r>
        <w:t>: material breakdown by retail and luxury</w:t>
      </w:r>
    </w:p>
    <w:p w:rsidR="00033E9E" w:rsidP="00B708CE" w:rsidRDefault="00033E9E" w14:paraId="3C3E57F9" w14:textId="77777777"/>
    <w:p w:rsidR="00033E9E" w:rsidP="00B708CE" w:rsidRDefault="00033E9E" w14:paraId="27F1E65B" w14:textId="77777777"/>
    <w:p w:rsidR="00033E9E" w:rsidP="00B708CE" w:rsidRDefault="00033E9E" w14:paraId="213D1807" w14:textId="77777777"/>
    <w:p w:rsidRPr="00DC5ADF" w:rsidR="002268AF" w:rsidP="00B708CE" w:rsidRDefault="00DC5ADF" w14:paraId="76D38F37" w14:textId="4A45E4FE">
      <w:pPr>
        <w:rPr>
          <w:b/>
          <w:bCs/>
        </w:rPr>
      </w:pPr>
      <w:r w:rsidRPr="00DC5ADF">
        <w:rPr>
          <w:b/>
          <w:bCs/>
        </w:rPr>
        <w:lastRenderedPageBreak/>
        <w:t>Data Analysis</w:t>
      </w:r>
    </w:p>
    <w:p w:rsidR="00DC5ADF" w:rsidP="00B708CE" w:rsidRDefault="00DC5ADF" w14:paraId="0F7227E0" w14:textId="16BCA9AC">
      <w:pPr>
        <w:rPr>
          <w:b/>
          <w:bCs/>
        </w:rPr>
      </w:pPr>
      <w:r w:rsidRPr="00DC5ADF">
        <w:rPr>
          <w:b/>
          <w:bCs/>
        </w:rPr>
        <w:t>Complete heatmap</w:t>
      </w:r>
    </w:p>
    <w:p w:rsidR="007C499E" w:rsidP="007C499E" w:rsidRDefault="007C499E" w14:paraId="2E91809F" w14:textId="77777777">
      <w:pPr>
        <w:keepNext/>
      </w:pPr>
      <w:r w:rsidRPr="007C499E">
        <w:rPr>
          <w:b/>
          <w:bCs/>
          <w:noProof/>
        </w:rPr>
        <w:drawing>
          <wp:inline distT="0" distB="0" distL="0" distR="0" wp14:anchorId="2AF958D7" wp14:editId="020A925C">
            <wp:extent cx="5169842" cy="3444875"/>
            <wp:effectExtent l="0" t="0" r="0" b="3175"/>
            <wp:docPr id="132136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3417" name=""/>
                    <pic:cNvPicPr/>
                  </pic:nvPicPr>
                  <pic:blipFill>
                    <a:blip r:embed="rId30"/>
                    <a:stretch>
                      <a:fillRect/>
                    </a:stretch>
                  </pic:blipFill>
                  <pic:spPr>
                    <a:xfrm>
                      <a:off x="0" y="0"/>
                      <a:ext cx="5176127" cy="3449063"/>
                    </a:xfrm>
                    <a:prstGeom prst="rect">
                      <a:avLst/>
                    </a:prstGeom>
                  </pic:spPr>
                </pic:pic>
              </a:graphicData>
            </a:graphic>
          </wp:inline>
        </w:drawing>
      </w:r>
    </w:p>
    <w:p w:rsidRPr="00DC5ADF" w:rsidR="00223C4A" w:rsidP="007C499E" w:rsidRDefault="007C499E" w14:paraId="09E5E5D9" w14:textId="222C26DE">
      <w:pPr>
        <w:pStyle w:val="Caption"/>
        <w:rPr>
          <w:b w:val="0"/>
          <w:bCs w:val="0"/>
        </w:rPr>
      </w:pPr>
      <w:r>
        <w:t xml:space="preserve">Figure </w:t>
      </w:r>
      <w:r>
        <w:fldChar w:fldCharType="begin"/>
      </w:r>
      <w:r>
        <w:instrText xml:space="preserve"> SEQ Figure \* ARABIC </w:instrText>
      </w:r>
      <w:r>
        <w:fldChar w:fldCharType="separate"/>
      </w:r>
      <w:r w:rsidR="00BC63E8">
        <w:rPr>
          <w:noProof/>
        </w:rPr>
        <w:t>17</w:t>
      </w:r>
      <w:r>
        <w:fldChar w:fldCharType="end"/>
      </w:r>
      <w:r>
        <w:t>: All items heatmap. X axis = Retail, Y axis = luxury</w:t>
      </w:r>
    </w:p>
    <w:sectPr w:rsidRPr="00DC5ADF" w:rsidR="00223C4A" w:rsidSect="002C320D">
      <w:pgSz w:w="11906" w:h="16838" w:orient="portrait" w:code="9"/>
      <w:pgMar w:top="1354" w:right="1354" w:bottom="1354" w:left="1354"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Pr="0093718C" w:rsidR="00864E81" w:rsidP="001B2354" w:rsidRDefault="00864E81" w14:paraId="48618423" w14:textId="77777777">
      <w:pPr>
        <w:spacing w:after="0" w:line="240" w:lineRule="auto"/>
      </w:pPr>
      <w:r w:rsidRPr="0093718C">
        <w:separator/>
      </w:r>
    </w:p>
  </w:endnote>
  <w:endnote w:type="continuationSeparator" w:id="0">
    <w:p w:rsidRPr="0093718C" w:rsidR="00864E81" w:rsidP="001B2354" w:rsidRDefault="00864E81" w14:paraId="71EA16FE" w14:textId="77777777">
      <w:pPr>
        <w:spacing w:after="0" w:line="240" w:lineRule="auto"/>
      </w:pPr>
      <w:r w:rsidRPr="0093718C">
        <w:continuationSeparator/>
      </w:r>
    </w:p>
  </w:endnote>
  <w:endnote w:type="continuationNotice" w:id="1">
    <w:p w:rsidRPr="0093718C" w:rsidR="00864E81" w:rsidRDefault="00864E81" w14:paraId="3D3AB9E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Pr="0093718C" w:rsidR="00864E81" w:rsidP="001B2354" w:rsidRDefault="00864E81" w14:paraId="0534E9B2" w14:textId="77777777">
      <w:pPr>
        <w:spacing w:after="0" w:line="240" w:lineRule="auto"/>
      </w:pPr>
      <w:r w:rsidRPr="0093718C">
        <w:separator/>
      </w:r>
    </w:p>
  </w:footnote>
  <w:footnote w:type="continuationSeparator" w:id="0">
    <w:p w:rsidRPr="0093718C" w:rsidR="00864E81" w:rsidP="001B2354" w:rsidRDefault="00864E81" w14:paraId="4E4CC675" w14:textId="77777777">
      <w:pPr>
        <w:spacing w:after="0" w:line="240" w:lineRule="auto"/>
      </w:pPr>
      <w:r w:rsidRPr="0093718C">
        <w:continuationSeparator/>
      </w:r>
    </w:p>
  </w:footnote>
  <w:footnote w:type="continuationNotice" w:id="1">
    <w:p w:rsidRPr="0093718C" w:rsidR="00864E81" w:rsidRDefault="00864E81" w14:paraId="59A69754"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onDemandWorkflow int2:type="SimilarityCheck" int2:paragraphVersions="32E220CF-1A8E7211 5BC7F76B-43446BA3 0CBC3D28-77777777 77B52342-68B6C7FE 34133CA9-0356D95F 7961D514-3F10F2C6 5E3B9195-77777777 5A0B1921-48AB7DE7 2FFBB719-29A6AB55 66AC029C-77777777 208CBA2F-7DB1A397 72C5EFF9-77777777 007D1605-4A989528 5E949981-77777777 05D1CFB2-77777777 5D198D5E-030A6DE0 385147B5-77777777 564D2178-77777777 6E71FDBE-6FE4DB76 6DF8FD8C-77777777 0423C39F-77777777 4CF60922-77777777 54840A37-001D5874 15C93000-77777777 791E5146-77777777 1B20F25B-77777777 7C623069-77777777 5DE82DFE-77777777 204B22B0-5F7D2D94 597724AD-77777777 4AC6F6DC-77777777 18E5FB21-77777777 49DFEED7-77777777 18DC4397-56803CE5 0E14C6BD-77777777 4E190A3D-77777777 6E25E233-77777777 3E63A6AE-77777777 1086B4B6-77777777 17C1A894-77777777 5C3EE153-6FC4A8AB 6DBBE8B8-58E410BF 6CA91E01-45B6FF0E 6B5EFB17-28AA4E3A 3F4FEAE0-77777777 2253440B-6F4AF0A2 5CDBD008-01BA1A41 77C8A00A-234719DC 45205421-76011653 25CB4C2B-77777777 66B0975E-7B61DE29 1FABD52E-77777777 1E1E0BFF-77777777 01BEF7A7-77777777 162F761F-77777777 35D33C6F-77777777 03C24F83-77777777 5070F841-77777777 18F0C123-77777777 672E284A-77777777 70CC9125-77777777 72E938B7-77777777 7831C37B-77777777 28254164-77777777 384A6EF9-77777777 1A90118A-77777777 23FD8EC3-77777777 515A8816-77777777 19238524-77777777 02B7850E-77777777 55782ECB-77777777 7EA8113D-77777777 24948D81-7B8FE127 51CD5411-2EA8221D 582F59CF-77777777 5775F96A-0CE78A14 4D2EC123-3DCE5B60 0FEB3D8E-7077DE2D 67663097-30589637 469B07D6-06B060E1 6CC52523-77777777 3239D20D-77777777 381631FB-6FE8A280 46883543-77777777 72702553-77777777 5354E720-77777777 7B3387C5-77777777 02EC85E8-6F3E865D 0D8D2BD7-77777777 1AEF25BF-57C45CAD 6D576597-77777777 1D9DEE3A-53C06F71 150587EF-08B89B2F 2E926E26-77777777 429874D5-6F6C43E3 7E082DE5-0DE8D521 6DC6DEBA-77777777 4F683DF0-3C3A441B 015B6D20-77777777 0DB9685C-6AD9B8A8 4EC17ECA-2CE8F870 1484B3C6-77777777 2B76194D-22C20ED6 6CB56D0C-77777777 0725550B-77777777 218CEBAD-77777777 3E3C439D-20BF9FB7 28FAB5DA-77777777 0B2220B4-2715B55B 6586E56D-5720A69F 2E08D59D-40911C02 23F7A0E8-369E9F9B 4647319E-77777777 1D4046D6-0B018C3E 49BC318D-735B76FA 48E3BF26-1A49BFEA 2A2AF52A-6B6CACAE 2C6FA742-2F58500D 553FFA3C-227799B7 532F7B7D-52D111CD 4FEC994E-2CE8923F 6A068396-4CF0E147 7EEB7FC0-3A780E93 26A896CC-183F77F2 5CACE984-39151A4E 266ED099-5A3359E7 1772D639-1EE773E3 6B8B4DC4-77777777 63F421B0-77777777 27BD3AF9-19BC5D04 218C3ABA-36BF4C8C 1BB5A400-45C47009 346271FF-5671E130 3FBC1A54-0DD5E486 2E4AE86D-07233142 0AC36442-39844724 264DDCE2-69D8D816 141F82AD-748FD298 17E4DFA5-4AC64FD1 42648AA4-31AE6391 4E131A39-77777777 4DE1E17C-77777777 6D9437A6-77777777 6A27C0D5-77777777 2E2623DD-2EE460DE 083AA024-678172C8 4C1E4A29-53F7E10C 410FF2DE-2F2EC4E9 58425FFB-20FB05BF 05691839-090757C4 2BD2F5BC-79BEADE7 5729FB85-623D77A4 078FE128-6C823160 35BD7F1E-23225D7F 41C27598-78699E3C 5C261DEF-0AC9FAB5 4854B2BC-691D6932 4C9C28C1-2A405107 1E6607F1-04630868 4B4B5B5A-39CBED1F 24FC6B61-77777777 02B0405C-1D91248E 3EA1ADEA-4F4EC49B 31DF0855-0C9D73C5 544F6BD6-2DC73A37 05E8CB1C-483D0273 4EC4A6E5-4CC8C506 69438218-026D3B75 606988EC-7FA110E4 4BB6C14A-377E70A9 3D2221E1-6793BE3B 617A8117-4D3B5EF4 33B72CB8-0D977723 1F493FFF-222F28AE 5828D31B-453C26EF 313798DD-77777777 3CF018E6-7C0AE789 61F7F563-351084B2 586E0D5E-5BEE61BA 1103AC70-1214209B 54FB0919-77777777 3D98D7B4-49617F7C 2B97E324-2E6B6564 5F4FF061-3305BC20 18C59CD2-3CE341F3 701DE71F-77777777 4638915D-2B171394 032D756E-77777777 22143241-65A9A71F 7BD8A07A-583EC0A9 40915BB6-77777777 23782478-77777777 531BD0C8-77777777 3C36841C-73E01F3D 12770808-5489B4AD 7B7BD6EC-77777777 58F10887-77777777 31E1195B-77777777 6F6E04E1-53BD82AF 6ABE2CC3-02C9C5AC 1CC82CF4-77777777 467146A3-77777777 02AFA553-77777777 703FC5FB-772B590C 599B2CF6-3E0F7EE9 3118C018-77777777 1D8E33AF-77777777 736187AE-77777777 57EA86B1-62D2AE72 5B3E2A89-271A5F17 7AF2BBBB-77777777 4D18FFB3-77777777 53165F27-77777777 5AEDC8AB-49680842 6F384194-11FA6CF8 5C38B576-77777777 069662E3-77777777 525C4AF9-77777777 2B9EE856-6C99E5E4 0A43EDDB-1E2C13A0 6B08B064-77777777 4763D142-77777777 5B5F9E3A-77777777 04570BD8-0C337EE6 1A6DFEBD-79D9DBD9 08D26504-77777777 0A7A0174-77777777 05967F0F-77777777 690102B2-74A412FF 66D1594D-04146004 085BDBBB-77777777 470958F8-77777777 4CA6F93C-77777777 5BAD47C7-3981FF14 21A78D03-39D38476 33D97F43-77777777 39F3F8A5-77777777 5F969A78-77777777 5620DFBC-5A6C6FBD 46340F0E-6B643011 56326B2B-77777777 67463DB7-77777777 0CBA814E-77777777 55B8C2A6-260CCF67 2C1040E2-7ECF647B 0695EB22-77777777 406A2056-77777777 42676ACB-77777777 2401E52C-32BE6280 77C193E9-678BA323 5854440F-77777777 33C3DB60-77777777 7BC3C93D-77777777 336BA227-318C0998 43387335-6684B6D1 67A88534-77777777 470B0AA2-77777777 0DA3D487-77777777 5EFD706F-77777777 33BEAF5E-602243E2 4C3342AE-77777777 6591F7FB-77777777 2BE3522B-77777777 4AD40A5F-77777777 3A864CB4-77777777 4D3978E5-29D16893 30DFCB6C-77777777 148BCD19-44FF1B67 2BE56178-77777777 19D8F98F-26FF3360 33EAA8EF-7729C3B3 4C5FA553-4FCD4961 65BFB5CF-77777777 06AEC4D5-77777777 79C1D1CD-77777777 1B9AAF0B-77777777 04060F0B-77777777 777BC952-77777777 62E7550F-77777777 5FB70D78-7E7F09EE 08E796FD-77777777 379822F4-3820FD26 6281C993-76F5B1EE 281EEB90-32F99E6E 39DC77CB-77777777 59EC6935-5DD83648 5D8CF483-0E39BE33 038D32C4-73CB6FDB 63B36B8B-77777777 7B2D8F5C-5E8F1BD8 1F2FA417-1982DB5F 37FFE5E7-6A1DF104 353D53A7-0B6CAA23 002C39AC-77777777 3BAD1FE6-77777777 7BAD9F08-77777777 4EBAF462-77777777 753E44D1-77777777 4D52B5A2-77777777 790EE5E2-4D428043 4B960DBB-0FCDFFCC 569997DF-086BD3A3 67C7C31F-4C7A5DE0 75957A10-0B3F6DB3 0278B70B-4391800B 6C12E4F4-363A5940 148157D9-0D704AD9 4113CC57-06EE721E 2F92FB66-15CD9D10 34C35112-07282CA6 68A4B7A5-58941209 1226250A-001C3617 5C6799EB-0650B94D 0D88A96F-16B674AF 6EF2B491-77777777 7006235F-77777777 3687E7BA-77777777 16D199EC-77777777 6FA53F9F-77777777 31869D44-77777777 144C16D8-77777777 4615077A-7CF2D95A 5B9CFE3C-77777777 30D2346A-576E76D4 0B31A093-6E4A0AA6 09E9E79F-7CEA2304 32AAD5F3-77777777 5EDE8C8A-7BA5768B 1AC26BFE-67D51334 2FB5AB4B-5134DEC8 2D343D29-1462C51C 16892CC0-676CA95C 53B95583-77777777 08126C18-77777777 45C97E9B-77777777 5E0AC863-77777777 5EB67420-77777777 2E7CEE4A-65F0C2C7 09CE4F46-77777777 4AC3E15C-77777777 57A95159-229B71EA 15A2B5C0-331755CA 4A971C8F-1BDE6EE8 222F6FF8-77777777 10E744A7-77777777 1341800E-149C7B68 52DA5434-58A32FA0 6D3F2AC8-54081C07 2B592F19-77777777 1770900D-77777777 5452FE84-155035D0 0EFAE5D9-3C8429AE 0A43A91B-28F0F8EA 60BB354B-77777777 08F858D7-77777777 3A74D45F-4DBEA857 2F04170E-202D8F76 3E8D7C59-2341A910 54E8466F-77777777 6DE303F0-77777777 391AF271-369BE69F 59D3B463-1D587D35 31BA9BB4-73EDF263 5EF41E1B-77777777 5633EA38-77777777 20AD3C37-0C7DB475 30EBC39A-77777777 3FA499C6-04220914 28AC0784-77777777 6AA90A79-77777777 7203B4A5-77777777 13362557-77777777 70991E4C-4906722B 3D2C37AE-77777777 6460E19B-77777777 73BBD784-77777777 0847C57D-77777777 16E98273-3F08F20E 173E44FB-77777777 4AE9046F-77777777 685BF974-77777777 2B7DBCE5-77777777 372E9590-01857F3D 112C98BF-77777777 76EC8C48-77777777 6BCEAF7F-77777777 732F9963-77777777 51A9DDF8-77777777 7CB560C9-77777777 554EFC39-77777777 522F04A0-77777777 70D159DF-77777777 644D44C0-27BA6D63 03535BC3-77777777 2FF3EB6F-77777777 3B9BBF85-77777777 610F12A7-77777777 5C80B508-6A2DB5DC 50ADE113-77777777 39A088B1-77777777 5EA8D2A1-77777777 0DA54CA6-77777777 7F3D20B0-77777777 671BF7BF-77777777 36FC454F-77777777 06FBC942-77777777 0464AF7D-77777777 78BE182D-38F9911F 2FB27D5F-77777777 6D806546-77777777 71BA1E5F-77777777 0C2C0ABE-77777777 1BA46C6B-3A969D1D 0DE00A2F-77777777 66F36139-77777777 21E5B1BC-77777777 03E02D9A-77777777 64A66F21-3D4C5EDA 60023DB2-77777777 5105C768-77777777 65BFB047-77777777 05DA8949-77777777 1AA1DCBA-77777777 4E9D8A96-77777777 0CDA6D1E-77777777 3298DC75-77777777 2D4E5610-77777777 4223A2B5-77777777 6C25C834-77777777 007E538D-77777777 095807FE-77777777 11373E7E-77777777 38AE9B80-77777777 5D48C7ED-039715D3 4316618A-77777777 4CA8B922-77777777 7FD32A8F-77777777 6314AEA7-77777777 79BB408D-77777777 1FA84A33-625DC283 16334C70-7A1681C2 49082A39-49FF5F6E 74DB343E-70D63811 18702510-38F20137 214A9814-00AE0193 45B8F2C2-6AE26C86 08046512-6531DB92 2BA62B8C-18F7E317 20E162B1-0EA0E90C 0193E90F-080A314F 50A63780-5C661722 13AC054A-34A8DAD2 4953AEEA-2C559B8B 2A6A2857-7F956943 4FD0E952-77777777 1C93BC1E-77777777 6AA48FC1-77777777 462BDC8B-77777777 14676285-77777777 5D3B48AE-77777777 4660162C-77777777 6F3F8374-02C0C008 6DAF7FE5-77777777 00CA57ED-3DCD2EF6 6D9BC994-281CE534 0C913299-2B380E57 1FD9443A-77777777 6D1B1C97-27AA91BB 4424BD8C-3420E7FA 508884E4-446010CC 05312C28-1E38A5ED 576880CC-12DD9CE5 16423CCC-031B3099 4D84A634-54E84E0A 12CC8E25-77777777 62C7B1CB-52ACF148 4DD9DEE3-1A24578E 2BA24F6F-69CBB99A 2534AE7C-625EF46C 6A7A67E5-77777777 0EC6334D-77777777 095B7DA1-77777777 02B18E6A-77777777 53BEEF69-1A13D6A2 3EE0B140-035CEE0D 48F42289-58FF6103 660BD060-77777777 0A4951F0-77777777 63D03EF0-1C78F200 2478DFEA-0F5C2CDC 586EECDD-77777777 093DF519-066A7BCA 27EEB607-1F2625B8 5303A180-5BC17692 677B5A19-2C6C97D9 6AD4FE5B-4F6F0D12 26934D46-43B90EFA 2E8B3CF1-3A50B70F 458B7C03-77777777 13215676-77777777 00FE9868-77777777 0374064B-77777777 729DE5AF-315F7989 5714186A-3DA6C0DD"/>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ED6296"/>
    <w:multiLevelType w:val="hybridMultilevel"/>
    <w:tmpl w:val="715AFF52"/>
    <w:lvl w:ilvl="0" w:tplc="43D00A02">
      <w:numFmt w:val="bullet"/>
      <w:lvlText w:val="•"/>
      <w:lvlJc w:val="left"/>
      <w:pPr>
        <w:ind w:left="720" w:hanging="360"/>
      </w:pPr>
      <w:rPr>
        <w:rFonts w:hint="default" w:ascii="Arial" w:hAnsi="Arial" w:cs="Arial"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577F7C02"/>
    <w:multiLevelType w:val="multilevel"/>
    <w:tmpl w:val="5E50A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91180F"/>
    <w:multiLevelType w:val="hybridMultilevel"/>
    <w:tmpl w:val="3F2AC1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5C9D3AB6"/>
    <w:multiLevelType w:val="multilevel"/>
    <w:tmpl w:val="48E045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65536524"/>
    <w:multiLevelType w:val="multilevel"/>
    <w:tmpl w:val="E56605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667A244F"/>
    <w:multiLevelType w:val="multilevel"/>
    <w:tmpl w:val="30C6A2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75DE0C84"/>
    <w:multiLevelType w:val="multilevel"/>
    <w:tmpl w:val="882A2E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650744649">
    <w:abstractNumId w:val="4"/>
  </w:num>
  <w:num w:numId="2" w16cid:durableId="758256859">
    <w:abstractNumId w:val="6"/>
  </w:num>
  <w:num w:numId="3" w16cid:durableId="802388969">
    <w:abstractNumId w:val="1"/>
  </w:num>
  <w:num w:numId="4" w16cid:durableId="627011580">
    <w:abstractNumId w:val="3"/>
  </w:num>
  <w:num w:numId="5" w16cid:durableId="90859035">
    <w:abstractNumId w:val="5"/>
  </w:num>
  <w:num w:numId="6" w16cid:durableId="1687294315">
    <w:abstractNumId w:val="2"/>
  </w:num>
  <w:num w:numId="7" w16cid:durableId="56788220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an Saavedra">
    <w15:presenceInfo w15:providerId="AD" w15:userId="S::juan.saavedra@gsom.polimi.it::dcfe8f0a-dba2-40ff-94a5-10f83c7fd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354"/>
    <w:rsid w:val="00001174"/>
    <w:rsid w:val="00001ABC"/>
    <w:rsid w:val="00006443"/>
    <w:rsid w:val="00015164"/>
    <w:rsid w:val="000156C3"/>
    <w:rsid w:val="000244FC"/>
    <w:rsid w:val="0002667F"/>
    <w:rsid w:val="0002773B"/>
    <w:rsid w:val="00027C0D"/>
    <w:rsid w:val="00033E9E"/>
    <w:rsid w:val="00046946"/>
    <w:rsid w:val="000607AF"/>
    <w:rsid w:val="000679E3"/>
    <w:rsid w:val="0008339E"/>
    <w:rsid w:val="00083E00"/>
    <w:rsid w:val="00085B41"/>
    <w:rsid w:val="000B274F"/>
    <w:rsid w:val="000B2EC2"/>
    <w:rsid w:val="000B5AEB"/>
    <w:rsid w:val="000C0716"/>
    <w:rsid w:val="000D27FB"/>
    <w:rsid w:val="000D4D5F"/>
    <w:rsid w:val="000D74AC"/>
    <w:rsid w:val="000D791F"/>
    <w:rsid w:val="000E31B8"/>
    <w:rsid w:val="000E5D09"/>
    <w:rsid w:val="000E6CB2"/>
    <w:rsid w:val="000F270B"/>
    <w:rsid w:val="000F7B3C"/>
    <w:rsid w:val="00111A35"/>
    <w:rsid w:val="0012381E"/>
    <w:rsid w:val="00126D07"/>
    <w:rsid w:val="00127C88"/>
    <w:rsid w:val="00136A80"/>
    <w:rsid w:val="00165824"/>
    <w:rsid w:val="00166B9B"/>
    <w:rsid w:val="001762E5"/>
    <w:rsid w:val="00187D8F"/>
    <w:rsid w:val="00191D89"/>
    <w:rsid w:val="001A229E"/>
    <w:rsid w:val="001B2354"/>
    <w:rsid w:val="001B3258"/>
    <w:rsid w:val="001B5E8D"/>
    <w:rsid w:val="001C148F"/>
    <w:rsid w:val="001C32E6"/>
    <w:rsid w:val="001C3E9C"/>
    <w:rsid w:val="001C544C"/>
    <w:rsid w:val="001C73BE"/>
    <w:rsid w:val="001C7FDE"/>
    <w:rsid w:val="001D0627"/>
    <w:rsid w:val="001E5D5F"/>
    <w:rsid w:val="001F526D"/>
    <w:rsid w:val="001F5F6E"/>
    <w:rsid w:val="0021108A"/>
    <w:rsid w:val="00216C9F"/>
    <w:rsid w:val="00223C4A"/>
    <w:rsid w:val="002268AF"/>
    <w:rsid w:val="00237BD1"/>
    <w:rsid w:val="00252756"/>
    <w:rsid w:val="002578D2"/>
    <w:rsid w:val="002601D8"/>
    <w:rsid w:val="00262855"/>
    <w:rsid w:val="0026310B"/>
    <w:rsid w:val="00275F56"/>
    <w:rsid w:val="00284521"/>
    <w:rsid w:val="00290D78"/>
    <w:rsid w:val="002924CF"/>
    <w:rsid w:val="00294562"/>
    <w:rsid w:val="0029783B"/>
    <w:rsid w:val="002979B4"/>
    <w:rsid w:val="002C320D"/>
    <w:rsid w:val="002C3E07"/>
    <w:rsid w:val="002D2DFD"/>
    <w:rsid w:val="002D3463"/>
    <w:rsid w:val="002F04F1"/>
    <w:rsid w:val="002F169A"/>
    <w:rsid w:val="002F26C2"/>
    <w:rsid w:val="002F3AFF"/>
    <w:rsid w:val="00312670"/>
    <w:rsid w:val="00336519"/>
    <w:rsid w:val="003451EB"/>
    <w:rsid w:val="00354D68"/>
    <w:rsid w:val="00360BE5"/>
    <w:rsid w:val="003629A1"/>
    <w:rsid w:val="003854F6"/>
    <w:rsid w:val="00386DB3"/>
    <w:rsid w:val="003A30D6"/>
    <w:rsid w:val="003A5CDA"/>
    <w:rsid w:val="003B0ED0"/>
    <w:rsid w:val="003C26D4"/>
    <w:rsid w:val="003F12CC"/>
    <w:rsid w:val="003F3584"/>
    <w:rsid w:val="003F5CBC"/>
    <w:rsid w:val="00413747"/>
    <w:rsid w:val="00420879"/>
    <w:rsid w:val="004245FF"/>
    <w:rsid w:val="0043010B"/>
    <w:rsid w:val="00455706"/>
    <w:rsid w:val="00456F73"/>
    <w:rsid w:val="004637ED"/>
    <w:rsid w:val="0046505B"/>
    <w:rsid w:val="0046624F"/>
    <w:rsid w:val="00471630"/>
    <w:rsid w:val="00482321"/>
    <w:rsid w:val="004941BD"/>
    <w:rsid w:val="004A3495"/>
    <w:rsid w:val="004A3ACC"/>
    <w:rsid w:val="004A5DA0"/>
    <w:rsid w:val="004B25FB"/>
    <w:rsid w:val="004B7A7E"/>
    <w:rsid w:val="004C06BD"/>
    <w:rsid w:val="004C3604"/>
    <w:rsid w:val="004C60B7"/>
    <w:rsid w:val="004C7FB5"/>
    <w:rsid w:val="004D42E4"/>
    <w:rsid w:val="004E2BB7"/>
    <w:rsid w:val="004F05D9"/>
    <w:rsid w:val="004F0D37"/>
    <w:rsid w:val="004F3941"/>
    <w:rsid w:val="00520E4F"/>
    <w:rsid w:val="00521163"/>
    <w:rsid w:val="00537D0C"/>
    <w:rsid w:val="00543308"/>
    <w:rsid w:val="0055042B"/>
    <w:rsid w:val="00566665"/>
    <w:rsid w:val="00576367"/>
    <w:rsid w:val="00577FF2"/>
    <w:rsid w:val="00583D15"/>
    <w:rsid w:val="0058452B"/>
    <w:rsid w:val="00592CE5"/>
    <w:rsid w:val="00595E66"/>
    <w:rsid w:val="00596FD9"/>
    <w:rsid w:val="005A01EE"/>
    <w:rsid w:val="005A188C"/>
    <w:rsid w:val="005A2300"/>
    <w:rsid w:val="005B1F61"/>
    <w:rsid w:val="005B5F87"/>
    <w:rsid w:val="005C025D"/>
    <w:rsid w:val="005C40B1"/>
    <w:rsid w:val="005D2433"/>
    <w:rsid w:val="005D36FE"/>
    <w:rsid w:val="005E5582"/>
    <w:rsid w:val="005E73CD"/>
    <w:rsid w:val="006104EF"/>
    <w:rsid w:val="006130B8"/>
    <w:rsid w:val="00614B4E"/>
    <w:rsid w:val="006160F8"/>
    <w:rsid w:val="00616834"/>
    <w:rsid w:val="00637BCC"/>
    <w:rsid w:val="00654C22"/>
    <w:rsid w:val="006632D2"/>
    <w:rsid w:val="006700FD"/>
    <w:rsid w:val="0067044C"/>
    <w:rsid w:val="0067300B"/>
    <w:rsid w:val="00680E61"/>
    <w:rsid w:val="00684DB7"/>
    <w:rsid w:val="006C6128"/>
    <w:rsid w:val="006E6E64"/>
    <w:rsid w:val="006F44BF"/>
    <w:rsid w:val="006F660B"/>
    <w:rsid w:val="00707823"/>
    <w:rsid w:val="007149CA"/>
    <w:rsid w:val="0071793B"/>
    <w:rsid w:val="0072111A"/>
    <w:rsid w:val="00722092"/>
    <w:rsid w:val="0072587F"/>
    <w:rsid w:val="00730672"/>
    <w:rsid w:val="00731ED7"/>
    <w:rsid w:val="007401B5"/>
    <w:rsid w:val="00751ACB"/>
    <w:rsid w:val="00753338"/>
    <w:rsid w:val="00756340"/>
    <w:rsid w:val="00763DD2"/>
    <w:rsid w:val="00765FA1"/>
    <w:rsid w:val="00786D26"/>
    <w:rsid w:val="007903DA"/>
    <w:rsid w:val="00793DE7"/>
    <w:rsid w:val="007B6AF7"/>
    <w:rsid w:val="007C0D2F"/>
    <w:rsid w:val="007C176B"/>
    <w:rsid w:val="007C499E"/>
    <w:rsid w:val="007C7D84"/>
    <w:rsid w:val="0080231F"/>
    <w:rsid w:val="00811E10"/>
    <w:rsid w:val="008258CD"/>
    <w:rsid w:val="00826250"/>
    <w:rsid w:val="008365A0"/>
    <w:rsid w:val="00843E78"/>
    <w:rsid w:val="00846897"/>
    <w:rsid w:val="008511CC"/>
    <w:rsid w:val="00854EB7"/>
    <w:rsid w:val="00855A85"/>
    <w:rsid w:val="00863F68"/>
    <w:rsid w:val="00864D9F"/>
    <w:rsid w:val="00864E81"/>
    <w:rsid w:val="00866FAE"/>
    <w:rsid w:val="00874279"/>
    <w:rsid w:val="0087545D"/>
    <w:rsid w:val="0088681E"/>
    <w:rsid w:val="00892904"/>
    <w:rsid w:val="008953AD"/>
    <w:rsid w:val="008B7D06"/>
    <w:rsid w:val="008C1FA5"/>
    <w:rsid w:val="008D4507"/>
    <w:rsid w:val="008D460E"/>
    <w:rsid w:val="008D66FD"/>
    <w:rsid w:val="008E6B71"/>
    <w:rsid w:val="008F0B54"/>
    <w:rsid w:val="008F1585"/>
    <w:rsid w:val="008F3354"/>
    <w:rsid w:val="008F3538"/>
    <w:rsid w:val="008F4AB8"/>
    <w:rsid w:val="008F6617"/>
    <w:rsid w:val="0090231B"/>
    <w:rsid w:val="00906E5A"/>
    <w:rsid w:val="00907506"/>
    <w:rsid w:val="009145FF"/>
    <w:rsid w:val="00925777"/>
    <w:rsid w:val="00930B71"/>
    <w:rsid w:val="00930DDA"/>
    <w:rsid w:val="009325E4"/>
    <w:rsid w:val="00934B1F"/>
    <w:rsid w:val="0093718C"/>
    <w:rsid w:val="0096174E"/>
    <w:rsid w:val="0096474F"/>
    <w:rsid w:val="00964792"/>
    <w:rsid w:val="00967682"/>
    <w:rsid w:val="00981A38"/>
    <w:rsid w:val="00981C86"/>
    <w:rsid w:val="00986166"/>
    <w:rsid w:val="00990B19"/>
    <w:rsid w:val="009A1139"/>
    <w:rsid w:val="009B291C"/>
    <w:rsid w:val="009B7BC8"/>
    <w:rsid w:val="009C4CDC"/>
    <w:rsid w:val="009D22E2"/>
    <w:rsid w:val="009D2857"/>
    <w:rsid w:val="009D41DE"/>
    <w:rsid w:val="009D6829"/>
    <w:rsid w:val="009E6636"/>
    <w:rsid w:val="00A049C2"/>
    <w:rsid w:val="00A068C1"/>
    <w:rsid w:val="00A1373E"/>
    <w:rsid w:val="00A20086"/>
    <w:rsid w:val="00A237B4"/>
    <w:rsid w:val="00A31C0E"/>
    <w:rsid w:val="00A31C76"/>
    <w:rsid w:val="00A3214D"/>
    <w:rsid w:val="00A41426"/>
    <w:rsid w:val="00A4289A"/>
    <w:rsid w:val="00A659F1"/>
    <w:rsid w:val="00A725AC"/>
    <w:rsid w:val="00A75F59"/>
    <w:rsid w:val="00AA0323"/>
    <w:rsid w:val="00AC2ED5"/>
    <w:rsid w:val="00AC4637"/>
    <w:rsid w:val="00AE6EBD"/>
    <w:rsid w:val="00B04A9A"/>
    <w:rsid w:val="00B0598A"/>
    <w:rsid w:val="00B05C20"/>
    <w:rsid w:val="00B16DB0"/>
    <w:rsid w:val="00B2079D"/>
    <w:rsid w:val="00B21CE8"/>
    <w:rsid w:val="00B2372E"/>
    <w:rsid w:val="00B2682A"/>
    <w:rsid w:val="00B37B42"/>
    <w:rsid w:val="00B40EED"/>
    <w:rsid w:val="00B45397"/>
    <w:rsid w:val="00B53A32"/>
    <w:rsid w:val="00B625F3"/>
    <w:rsid w:val="00B632E7"/>
    <w:rsid w:val="00B642F9"/>
    <w:rsid w:val="00B64DD7"/>
    <w:rsid w:val="00B708CE"/>
    <w:rsid w:val="00B715A1"/>
    <w:rsid w:val="00B75E40"/>
    <w:rsid w:val="00B84247"/>
    <w:rsid w:val="00B85583"/>
    <w:rsid w:val="00B863DF"/>
    <w:rsid w:val="00B919D4"/>
    <w:rsid w:val="00B91C84"/>
    <w:rsid w:val="00BA4789"/>
    <w:rsid w:val="00BA7C3B"/>
    <w:rsid w:val="00BB0590"/>
    <w:rsid w:val="00BB080C"/>
    <w:rsid w:val="00BC0840"/>
    <w:rsid w:val="00BC36B6"/>
    <w:rsid w:val="00BC63E8"/>
    <w:rsid w:val="00BF0970"/>
    <w:rsid w:val="00BF7055"/>
    <w:rsid w:val="00C01D4A"/>
    <w:rsid w:val="00C17E0E"/>
    <w:rsid w:val="00C42AA2"/>
    <w:rsid w:val="00C45BD7"/>
    <w:rsid w:val="00C511B3"/>
    <w:rsid w:val="00C55F69"/>
    <w:rsid w:val="00C67DD5"/>
    <w:rsid w:val="00C82B23"/>
    <w:rsid w:val="00C83ABF"/>
    <w:rsid w:val="00C967FA"/>
    <w:rsid w:val="00CA2A44"/>
    <w:rsid w:val="00CC131D"/>
    <w:rsid w:val="00CC19BC"/>
    <w:rsid w:val="00CC2101"/>
    <w:rsid w:val="00CC2625"/>
    <w:rsid w:val="00CD203D"/>
    <w:rsid w:val="00CD71AF"/>
    <w:rsid w:val="00CE13CF"/>
    <w:rsid w:val="00CE4267"/>
    <w:rsid w:val="00D02E68"/>
    <w:rsid w:val="00D112E2"/>
    <w:rsid w:val="00D31354"/>
    <w:rsid w:val="00D34E9F"/>
    <w:rsid w:val="00D73152"/>
    <w:rsid w:val="00D73874"/>
    <w:rsid w:val="00D77B22"/>
    <w:rsid w:val="00D82080"/>
    <w:rsid w:val="00D83161"/>
    <w:rsid w:val="00D8458B"/>
    <w:rsid w:val="00D94A6D"/>
    <w:rsid w:val="00DA72E8"/>
    <w:rsid w:val="00DB0256"/>
    <w:rsid w:val="00DC5ADF"/>
    <w:rsid w:val="00DE38DD"/>
    <w:rsid w:val="00DE4864"/>
    <w:rsid w:val="00DE56E5"/>
    <w:rsid w:val="00DE77CD"/>
    <w:rsid w:val="00DF18AE"/>
    <w:rsid w:val="00DF4A57"/>
    <w:rsid w:val="00DF5998"/>
    <w:rsid w:val="00E0005B"/>
    <w:rsid w:val="00E00426"/>
    <w:rsid w:val="00E02118"/>
    <w:rsid w:val="00E32352"/>
    <w:rsid w:val="00E363A4"/>
    <w:rsid w:val="00E423B6"/>
    <w:rsid w:val="00E55474"/>
    <w:rsid w:val="00E562DC"/>
    <w:rsid w:val="00E56CD3"/>
    <w:rsid w:val="00E604EA"/>
    <w:rsid w:val="00E71771"/>
    <w:rsid w:val="00E76AF6"/>
    <w:rsid w:val="00E804FB"/>
    <w:rsid w:val="00E87B8D"/>
    <w:rsid w:val="00E94FBD"/>
    <w:rsid w:val="00EA2175"/>
    <w:rsid w:val="00EB0D4F"/>
    <w:rsid w:val="00EB3510"/>
    <w:rsid w:val="00EC0A17"/>
    <w:rsid w:val="00EC26FF"/>
    <w:rsid w:val="00ED7B9F"/>
    <w:rsid w:val="00EE3C63"/>
    <w:rsid w:val="00EE4E84"/>
    <w:rsid w:val="00EF2BBF"/>
    <w:rsid w:val="00F158E9"/>
    <w:rsid w:val="00F15DB6"/>
    <w:rsid w:val="00F328BB"/>
    <w:rsid w:val="00F32D87"/>
    <w:rsid w:val="00F3382A"/>
    <w:rsid w:val="00F603E9"/>
    <w:rsid w:val="00F7466A"/>
    <w:rsid w:val="00F76A7C"/>
    <w:rsid w:val="00F84D56"/>
    <w:rsid w:val="00F920CF"/>
    <w:rsid w:val="00F9635D"/>
    <w:rsid w:val="00F97CEE"/>
    <w:rsid w:val="00FA7FCF"/>
    <w:rsid w:val="00FC172A"/>
    <w:rsid w:val="00FC6941"/>
    <w:rsid w:val="0312FFEB"/>
    <w:rsid w:val="0732C869"/>
    <w:rsid w:val="084E9DF0"/>
    <w:rsid w:val="087807E6"/>
    <w:rsid w:val="099F231B"/>
    <w:rsid w:val="0A19E0A7"/>
    <w:rsid w:val="0B83C39C"/>
    <w:rsid w:val="0BBC3F31"/>
    <w:rsid w:val="0D369EF6"/>
    <w:rsid w:val="101AFB90"/>
    <w:rsid w:val="11D084BB"/>
    <w:rsid w:val="1374EB7A"/>
    <w:rsid w:val="140492B8"/>
    <w:rsid w:val="156F734B"/>
    <w:rsid w:val="167F0722"/>
    <w:rsid w:val="16B3496B"/>
    <w:rsid w:val="1CC914B3"/>
    <w:rsid w:val="1E1B74CD"/>
    <w:rsid w:val="1E8AABB9"/>
    <w:rsid w:val="211DAD21"/>
    <w:rsid w:val="2292AB01"/>
    <w:rsid w:val="234A354C"/>
    <w:rsid w:val="241A3719"/>
    <w:rsid w:val="25C486EB"/>
    <w:rsid w:val="266869F7"/>
    <w:rsid w:val="268019F0"/>
    <w:rsid w:val="299A747E"/>
    <w:rsid w:val="2ADFA108"/>
    <w:rsid w:val="2FAB01D6"/>
    <w:rsid w:val="31CE3140"/>
    <w:rsid w:val="31FBCC94"/>
    <w:rsid w:val="32B9A2F4"/>
    <w:rsid w:val="32CB7A78"/>
    <w:rsid w:val="3320837A"/>
    <w:rsid w:val="33906BE9"/>
    <w:rsid w:val="36B8D4D0"/>
    <w:rsid w:val="3708426E"/>
    <w:rsid w:val="37213986"/>
    <w:rsid w:val="3744EFEF"/>
    <w:rsid w:val="3B41EF2C"/>
    <w:rsid w:val="3BBB41D9"/>
    <w:rsid w:val="3BEAA835"/>
    <w:rsid w:val="3C2BBCA5"/>
    <w:rsid w:val="3D77DB80"/>
    <w:rsid w:val="450C0ABF"/>
    <w:rsid w:val="4826E36C"/>
    <w:rsid w:val="49EEAD42"/>
    <w:rsid w:val="4B44296F"/>
    <w:rsid w:val="4BDF09F8"/>
    <w:rsid w:val="4CBDCE5D"/>
    <w:rsid w:val="4CE854C2"/>
    <w:rsid w:val="4D3EFC02"/>
    <w:rsid w:val="4D7476DE"/>
    <w:rsid w:val="4EE12293"/>
    <w:rsid w:val="5044C85A"/>
    <w:rsid w:val="50BCF60D"/>
    <w:rsid w:val="50E31FBB"/>
    <w:rsid w:val="55B632CE"/>
    <w:rsid w:val="58159487"/>
    <w:rsid w:val="59211980"/>
    <w:rsid w:val="5A78573A"/>
    <w:rsid w:val="5B0AC6F3"/>
    <w:rsid w:val="5B26DDC5"/>
    <w:rsid w:val="5E826AD8"/>
    <w:rsid w:val="5F57D482"/>
    <w:rsid w:val="614712B6"/>
    <w:rsid w:val="61988E55"/>
    <w:rsid w:val="61CD0401"/>
    <w:rsid w:val="634341BF"/>
    <w:rsid w:val="63B79B73"/>
    <w:rsid w:val="63BA36C2"/>
    <w:rsid w:val="63BBBF5B"/>
    <w:rsid w:val="6588DD78"/>
    <w:rsid w:val="663D7D4C"/>
    <w:rsid w:val="6A3FCD9B"/>
    <w:rsid w:val="6A9D6248"/>
    <w:rsid w:val="6B37A741"/>
    <w:rsid w:val="6C2F9D6B"/>
    <w:rsid w:val="6C522162"/>
    <w:rsid w:val="6F63B74E"/>
    <w:rsid w:val="730BAE85"/>
    <w:rsid w:val="7466DB53"/>
    <w:rsid w:val="772B09A2"/>
    <w:rsid w:val="77EA977D"/>
    <w:rsid w:val="7C8C7B8D"/>
    <w:rsid w:val="7CF4B67F"/>
    <w:rsid w:val="7CFF3BB2"/>
    <w:rsid w:val="7DF5406F"/>
    <w:rsid w:val="7FC974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712B6"/>
  <w15:chartTrackingRefBased/>
  <w15:docId w15:val="{A2EEA7B4-B135-4CB7-B027-95FEEBDE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5583"/>
    <w:rPr>
      <w:lang w:val="en-US"/>
    </w:rPr>
  </w:style>
  <w:style w:type="paragraph" w:styleId="Heading1">
    <w:name w:val="heading 1"/>
    <w:basedOn w:val="Normal"/>
    <w:next w:val="Normal"/>
    <w:link w:val="Heading1Char"/>
    <w:uiPriority w:val="9"/>
    <w:qFormat/>
    <w:rsid w:val="00684DB7"/>
    <w:pPr>
      <w:keepNext/>
      <w:keepLines/>
      <w:spacing w:before="320" w:after="80" w:line="240" w:lineRule="auto"/>
      <w:jc w:val="center"/>
      <w:outlineLvl w:val="0"/>
    </w:pPr>
    <w:rPr>
      <w:rFonts w:ascii="Arial" w:hAnsi="Arial" w:eastAsiaTheme="majorEastAsia" w:cstheme="majorBidi"/>
      <w:color w:val="0F4761" w:themeColor="accent1" w:themeShade="BF"/>
      <w:sz w:val="24"/>
      <w:szCs w:val="40"/>
    </w:rPr>
  </w:style>
  <w:style w:type="paragraph" w:styleId="Heading2">
    <w:name w:val="heading 2"/>
    <w:basedOn w:val="Normal"/>
    <w:next w:val="Normal"/>
    <w:link w:val="Heading2Char"/>
    <w:uiPriority w:val="9"/>
    <w:unhideWhenUsed/>
    <w:qFormat/>
    <w:rsid w:val="001C32E6"/>
    <w:pPr>
      <w:keepNext/>
      <w:keepLines/>
      <w:spacing w:before="160" w:after="40" w:line="240" w:lineRule="auto"/>
      <w:jc w:val="center"/>
      <w:outlineLvl w:val="1"/>
    </w:pPr>
    <w:rPr>
      <w:rFonts w:ascii="Arial" w:hAnsi="Arial" w:eastAsiaTheme="majorEastAsia" w:cstheme="majorBidi"/>
      <w:b/>
      <w:sz w:val="22"/>
      <w:szCs w:val="32"/>
    </w:rPr>
  </w:style>
  <w:style w:type="paragraph" w:styleId="Heading3">
    <w:name w:val="heading 3"/>
    <w:basedOn w:val="Normal"/>
    <w:next w:val="Normal"/>
    <w:link w:val="Heading3Char"/>
    <w:uiPriority w:val="9"/>
    <w:unhideWhenUsed/>
    <w:qFormat/>
    <w:rsid w:val="00B2079D"/>
    <w:pPr>
      <w:keepNext/>
      <w:keepLines/>
      <w:spacing w:before="160" w:after="0" w:line="240" w:lineRule="auto"/>
      <w:outlineLvl w:val="2"/>
    </w:pPr>
    <w:rPr>
      <w:rFonts w:asciiTheme="majorHAnsi" w:hAnsiTheme="majorHAnsi" w:eastAsiaTheme="majorEastAsia" w:cstheme="majorBidi"/>
      <w:sz w:val="32"/>
      <w:szCs w:val="32"/>
    </w:rPr>
  </w:style>
  <w:style w:type="paragraph" w:styleId="Heading4">
    <w:name w:val="heading 4"/>
    <w:basedOn w:val="Normal"/>
    <w:next w:val="Normal"/>
    <w:link w:val="Heading4Char"/>
    <w:uiPriority w:val="9"/>
    <w:unhideWhenUsed/>
    <w:qFormat/>
    <w:rsid w:val="00B2079D"/>
    <w:pPr>
      <w:keepNext/>
      <w:keepLines/>
      <w:spacing w:before="80" w:after="0"/>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B2079D"/>
    <w:pPr>
      <w:keepNext/>
      <w:keepLines/>
      <w:spacing w:before="40" w:after="0"/>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B2079D"/>
    <w:pPr>
      <w:keepNext/>
      <w:keepLines/>
      <w:spacing w:before="40" w:after="0"/>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B2079D"/>
    <w:pPr>
      <w:keepNext/>
      <w:keepLines/>
      <w:spacing w:before="40" w:after="0"/>
      <w:outlineLvl w:val="6"/>
    </w:pPr>
    <w:rPr>
      <w:rFonts w:asciiTheme="majorHAnsi" w:hAnsiTheme="majorHAnsi" w:eastAsiaTheme="majorEastAsia" w:cstheme="majorBidi"/>
      <w:sz w:val="24"/>
      <w:szCs w:val="24"/>
    </w:rPr>
  </w:style>
  <w:style w:type="paragraph" w:styleId="Heading8">
    <w:name w:val="heading 8"/>
    <w:basedOn w:val="Normal"/>
    <w:next w:val="Normal"/>
    <w:link w:val="Heading8Char"/>
    <w:uiPriority w:val="9"/>
    <w:semiHidden/>
    <w:unhideWhenUsed/>
    <w:qFormat/>
    <w:rsid w:val="00B2079D"/>
    <w:pPr>
      <w:keepNext/>
      <w:keepLines/>
      <w:spacing w:before="40" w:after="0"/>
      <w:outlineLvl w:val="7"/>
    </w:pPr>
    <w:rPr>
      <w:rFonts w:asciiTheme="majorHAnsi" w:hAnsiTheme="majorHAnsi" w:eastAsiaTheme="majorEastAsia" w:cstheme="majorBidi"/>
      <w:i/>
      <w:iCs/>
      <w:sz w:val="22"/>
      <w:szCs w:val="22"/>
    </w:rPr>
  </w:style>
  <w:style w:type="paragraph" w:styleId="Heading9">
    <w:name w:val="heading 9"/>
    <w:basedOn w:val="Normal"/>
    <w:next w:val="Normal"/>
    <w:link w:val="Heading9Char"/>
    <w:uiPriority w:val="9"/>
    <w:semiHidden/>
    <w:unhideWhenUsed/>
    <w:qFormat/>
    <w:rsid w:val="00B2079D"/>
    <w:pPr>
      <w:keepNext/>
      <w:keepLines/>
      <w:spacing w:before="40" w:after="0"/>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B2354"/>
    <w:pPr>
      <w:tabs>
        <w:tab w:val="center" w:pos="4252"/>
        <w:tab w:val="right" w:pos="8504"/>
      </w:tabs>
      <w:spacing w:after="0" w:line="240" w:lineRule="auto"/>
    </w:pPr>
  </w:style>
  <w:style w:type="character" w:styleId="HeaderChar" w:customStyle="1">
    <w:name w:val="Header Char"/>
    <w:basedOn w:val="DefaultParagraphFont"/>
    <w:link w:val="Header"/>
    <w:uiPriority w:val="99"/>
    <w:rsid w:val="001B2354"/>
  </w:style>
  <w:style w:type="paragraph" w:styleId="Footer">
    <w:name w:val="footer"/>
    <w:basedOn w:val="Normal"/>
    <w:link w:val="FooterChar"/>
    <w:uiPriority w:val="99"/>
    <w:unhideWhenUsed/>
    <w:rsid w:val="001B2354"/>
    <w:pPr>
      <w:tabs>
        <w:tab w:val="center" w:pos="4252"/>
        <w:tab w:val="right" w:pos="8504"/>
      </w:tabs>
      <w:spacing w:after="0" w:line="240" w:lineRule="auto"/>
    </w:pPr>
  </w:style>
  <w:style w:type="character" w:styleId="FooterChar" w:customStyle="1">
    <w:name w:val="Footer Char"/>
    <w:basedOn w:val="DefaultParagraphFont"/>
    <w:link w:val="Footer"/>
    <w:uiPriority w:val="99"/>
    <w:rsid w:val="001B2354"/>
  </w:style>
  <w:style w:type="character" w:styleId="Heading1Char" w:customStyle="1">
    <w:name w:val="Heading 1 Char"/>
    <w:basedOn w:val="DefaultParagraphFont"/>
    <w:link w:val="Heading1"/>
    <w:uiPriority w:val="9"/>
    <w:rsid w:val="00684DB7"/>
    <w:rPr>
      <w:rFonts w:ascii="Arial" w:hAnsi="Arial" w:eastAsiaTheme="majorEastAsia" w:cstheme="majorBidi"/>
      <w:color w:val="0F4761" w:themeColor="accent1" w:themeShade="BF"/>
      <w:sz w:val="24"/>
      <w:szCs w:val="40"/>
    </w:rPr>
  </w:style>
  <w:style w:type="character" w:styleId="Heading2Char" w:customStyle="1">
    <w:name w:val="Heading 2 Char"/>
    <w:basedOn w:val="DefaultParagraphFont"/>
    <w:link w:val="Heading2"/>
    <w:uiPriority w:val="9"/>
    <w:rsid w:val="001C32E6"/>
    <w:rPr>
      <w:rFonts w:ascii="Arial" w:hAnsi="Arial" w:eastAsiaTheme="majorEastAsia" w:cstheme="majorBidi"/>
      <w:b/>
      <w:sz w:val="22"/>
      <w:szCs w:val="32"/>
    </w:rPr>
  </w:style>
  <w:style w:type="character" w:styleId="Heading3Char" w:customStyle="1">
    <w:name w:val="Heading 3 Char"/>
    <w:basedOn w:val="DefaultParagraphFont"/>
    <w:link w:val="Heading3"/>
    <w:uiPriority w:val="9"/>
    <w:rsid w:val="00B2079D"/>
    <w:rPr>
      <w:rFonts w:asciiTheme="majorHAnsi" w:hAnsiTheme="majorHAnsi" w:eastAsiaTheme="majorEastAsia" w:cstheme="majorBidi"/>
      <w:sz w:val="32"/>
      <w:szCs w:val="32"/>
    </w:rPr>
  </w:style>
  <w:style w:type="character" w:styleId="Heading4Char" w:customStyle="1">
    <w:name w:val="Heading 4 Char"/>
    <w:basedOn w:val="DefaultParagraphFont"/>
    <w:link w:val="Heading4"/>
    <w:uiPriority w:val="9"/>
    <w:rsid w:val="00B2079D"/>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B2079D"/>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B2079D"/>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B2079D"/>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B2079D"/>
    <w:rPr>
      <w:rFonts w:asciiTheme="majorHAnsi" w:hAnsiTheme="majorHAnsi" w:eastAsiaTheme="majorEastAsia" w:cstheme="majorBidi"/>
      <w:i/>
      <w:iCs/>
      <w:sz w:val="22"/>
      <w:szCs w:val="22"/>
    </w:rPr>
  </w:style>
  <w:style w:type="character" w:styleId="Heading9Char" w:customStyle="1">
    <w:name w:val="Heading 9 Char"/>
    <w:basedOn w:val="DefaultParagraphFont"/>
    <w:link w:val="Heading9"/>
    <w:uiPriority w:val="9"/>
    <w:semiHidden/>
    <w:rsid w:val="00B2079D"/>
    <w:rPr>
      <w:b/>
      <w:bCs/>
      <w:i/>
      <w:iCs/>
    </w:rPr>
  </w:style>
  <w:style w:type="paragraph" w:styleId="Caption">
    <w:name w:val="caption"/>
    <w:basedOn w:val="Normal"/>
    <w:next w:val="Normal"/>
    <w:uiPriority w:val="35"/>
    <w:unhideWhenUsed/>
    <w:qFormat/>
    <w:rsid w:val="00B2079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2079D"/>
    <w:pPr>
      <w:pBdr>
        <w:top w:val="single" w:color="196B24" w:themeColor="accent3" w:sz="6" w:space="8"/>
        <w:bottom w:val="single" w:color="196B24" w:themeColor="accent3" w:sz="6" w:space="8"/>
      </w:pBdr>
      <w:spacing w:after="400" w:line="240" w:lineRule="auto"/>
      <w:contextualSpacing/>
      <w:jc w:val="center"/>
    </w:pPr>
    <w:rPr>
      <w:rFonts w:asciiTheme="majorHAnsi" w:hAnsiTheme="majorHAnsi" w:eastAsiaTheme="majorEastAsia" w:cstheme="majorBidi"/>
      <w:caps/>
      <w:color w:val="0E2841" w:themeColor="text2"/>
      <w:spacing w:val="30"/>
      <w:sz w:val="72"/>
      <w:szCs w:val="72"/>
    </w:rPr>
  </w:style>
  <w:style w:type="character" w:styleId="TitleChar" w:customStyle="1">
    <w:name w:val="Title Char"/>
    <w:basedOn w:val="DefaultParagraphFont"/>
    <w:link w:val="Title"/>
    <w:uiPriority w:val="10"/>
    <w:rsid w:val="00B2079D"/>
    <w:rPr>
      <w:rFonts w:asciiTheme="majorHAnsi" w:hAnsiTheme="majorHAnsi" w:eastAsiaTheme="majorEastAsia" w:cstheme="majorBidi"/>
      <w:caps/>
      <w:color w:val="0E2841" w:themeColor="text2"/>
      <w:spacing w:val="30"/>
      <w:sz w:val="72"/>
      <w:szCs w:val="72"/>
    </w:rPr>
  </w:style>
  <w:style w:type="paragraph" w:styleId="Subtitle">
    <w:name w:val="Subtitle"/>
    <w:basedOn w:val="Normal"/>
    <w:next w:val="Normal"/>
    <w:link w:val="SubtitleChar"/>
    <w:uiPriority w:val="11"/>
    <w:qFormat/>
    <w:rsid w:val="00B2079D"/>
    <w:pPr>
      <w:numPr>
        <w:ilvl w:val="1"/>
      </w:numPr>
      <w:jc w:val="center"/>
    </w:pPr>
    <w:rPr>
      <w:color w:val="0E2841" w:themeColor="text2"/>
      <w:sz w:val="28"/>
      <w:szCs w:val="28"/>
    </w:rPr>
  </w:style>
  <w:style w:type="character" w:styleId="SubtitleChar" w:customStyle="1">
    <w:name w:val="Subtitle Char"/>
    <w:basedOn w:val="DefaultParagraphFont"/>
    <w:link w:val="Subtitle"/>
    <w:uiPriority w:val="11"/>
    <w:rsid w:val="00B2079D"/>
    <w:rPr>
      <w:color w:val="0E2841" w:themeColor="text2"/>
      <w:sz w:val="28"/>
      <w:szCs w:val="28"/>
    </w:rPr>
  </w:style>
  <w:style w:type="character" w:styleId="Strong">
    <w:name w:val="Strong"/>
    <w:basedOn w:val="DefaultParagraphFont"/>
    <w:uiPriority w:val="22"/>
    <w:qFormat/>
    <w:rsid w:val="00B2079D"/>
    <w:rPr>
      <w:b/>
      <w:bCs/>
    </w:rPr>
  </w:style>
  <w:style w:type="character" w:styleId="Emphasis">
    <w:name w:val="Emphasis"/>
    <w:basedOn w:val="DefaultParagraphFont"/>
    <w:uiPriority w:val="20"/>
    <w:qFormat/>
    <w:rsid w:val="00B2079D"/>
    <w:rPr>
      <w:i/>
      <w:iCs/>
      <w:color w:val="000000" w:themeColor="text1"/>
    </w:rPr>
  </w:style>
  <w:style w:type="paragraph" w:styleId="NoSpacing">
    <w:name w:val="No Spacing"/>
    <w:uiPriority w:val="1"/>
    <w:qFormat/>
    <w:rsid w:val="00B2079D"/>
    <w:pPr>
      <w:spacing w:after="0" w:line="240" w:lineRule="auto"/>
    </w:pPr>
  </w:style>
  <w:style w:type="paragraph" w:styleId="Quote">
    <w:name w:val="Quote"/>
    <w:basedOn w:val="Normal"/>
    <w:next w:val="Normal"/>
    <w:link w:val="QuoteChar"/>
    <w:uiPriority w:val="29"/>
    <w:qFormat/>
    <w:rsid w:val="00B2079D"/>
    <w:pPr>
      <w:spacing w:before="160"/>
      <w:ind w:left="720" w:right="720"/>
      <w:jc w:val="center"/>
    </w:pPr>
    <w:rPr>
      <w:i/>
      <w:iCs/>
      <w:color w:val="124F1A" w:themeColor="accent3" w:themeShade="BF"/>
      <w:sz w:val="24"/>
      <w:szCs w:val="24"/>
    </w:rPr>
  </w:style>
  <w:style w:type="character" w:styleId="QuoteChar" w:customStyle="1">
    <w:name w:val="Quote Char"/>
    <w:basedOn w:val="DefaultParagraphFont"/>
    <w:link w:val="Quote"/>
    <w:uiPriority w:val="29"/>
    <w:rsid w:val="00B2079D"/>
    <w:rPr>
      <w:i/>
      <w:iCs/>
      <w:color w:val="124F1A" w:themeColor="accent3" w:themeShade="BF"/>
      <w:sz w:val="24"/>
      <w:szCs w:val="24"/>
    </w:rPr>
  </w:style>
  <w:style w:type="paragraph" w:styleId="IntenseQuote">
    <w:name w:val="Intense Quote"/>
    <w:basedOn w:val="Normal"/>
    <w:next w:val="Normal"/>
    <w:link w:val="IntenseQuoteChar"/>
    <w:uiPriority w:val="30"/>
    <w:qFormat/>
    <w:rsid w:val="00B2079D"/>
    <w:pPr>
      <w:spacing w:before="160" w:line="276" w:lineRule="auto"/>
      <w:ind w:left="936" w:right="936"/>
      <w:jc w:val="center"/>
    </w:pPr>
    <w:rPr>
      <w:rFonts w:asciiTheme="majorHAnsi" w:hAnsiTheme="majorHAnsi" w:eastAsiaTheme="majorEastAsia" w:cstheme="majorBidi"/>
      <w:caps/>
      <w:color w:val="0F4761" w:themeColor="accent1" w:themeShade="BF"/>
      <w:sz w:val="28"/>
      <w:szCs w:val="28"/>
    </w:rPr>
  </w:style>
  <w:style w:type="character" w:styleId="IntenseQuoteChar" w:customStyle="1">
    <w:name w:val="Intense Quote Char"/>
    <w:basedOn w:val="DefaultParagraphFont"/>
    <w:link w:val="IntenseQuote"/>
    <w:uiPriority w:val="30"/>
    <w:rsid w:val="00B2079D"/>
    <w:rPr>
      <w:rFonts w:asciiTheme="majorHAnsi" w:hAnsiTheme="majorHAnsi" w:eastAsiaTheme="majorEastAsia" w:cstheme="majorBidi"/>
      <w:caps/>
      <w:color w:val="0F4761" w:themeColor="accent1" w:themeShade="BF"/>
      <w:sz w:val="28"/>
      <w:szCs w:val="28"/>
    </w:rPr>
  </w:style>
  <w:style w:type="character" w:styleId="SubtleEmphasis">
    <w:name w:val="Subtle Emphasis"/>
    <w:basedOn w:val="DefaultParagraphFont"/>
    <w:uiPriority w:val="19"/>
    <w:qFormat/>
    <w:rsid w:val="00B2079D"/>
    <w:rPr>
      <w:i/>
      <w:iCs/>
      <w:color w:val="595959" w:themeColor="text1" w:themeTint="A6"/>
    </w:rPr>
  </w:style>
  <w:style w:type="character" w:styleId="IntenseEmphasis">
    <w:name w:val="Intense Emphasis"/>
    <w:basedOn w:val="DefaultParagraphFont"/>
    <w:uiPriority w:val="21"/>
    <w:qFormat/>
    <w:rsid w:val="00B2079D"/>
    <w:rPr>
      <w:b/>
      <w:bCs/>
      <w:i/>
      <w:iCs/>
      <w:color w:val="auto"/>
    </w:rPr>
  </w:style>
  <w:style w:type="character" w:styleId="SubtleReference">
    <w:name w:val="Subtle Reference"/>
    <w:basedOn w:val="DefaultParagraphFont"/>
    <w:uiPriority w:val="31"/>
    <w:qFormat/>
    <w:rsid w:val="00B2079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2079D"/>
    <w:rPr>
      <w:b/>
      <w:bCs/>
      <w:caps w:val="0"/>
      <w:smallCaps/>
      <w:color w:val="auto"/>
      <w:spacing w:val="0"/>
      <w:u w:val="single"/>
    </w:rPr>
  </w:style>
  <w:style w:type="character" w:styleId="BookTitle">
    <w:name w:val="Book Title"/>
    <w:basedOn w:val="DefaultParagraphFont"/>
    <w:uiPriority w:val="33"/>
    <w:qFormat/>
    <w:rsid w:val="00B2079D"/>
    <w:rPr>
      <w:b/>
      <w:bCs/>
      <w:caps w:val="0"/>
      <w:smallCaps/>
      <w:spacing w:val="0"/>
    </w:rPr>
  </w:style>
  <w:style w:type="paragraph" w:styleId="TOCHeading">
    <w:name w:val="TOC Heading"/>
    <w:basedOn w:val="Heading1"/>
    <w:next w:val="Normal"/>
    <w:uiPriority w:val="39"/>
    <w:unhideWhenUsed/>
    <w:qFormat/>
    <w:rsid w:val="00B2079D"/>
    <w:pPr>
      <w:outlineLvl w:val="9"/>
    </w:pPr>
  </w:style>
  <w:style w:type="table" w:styleId="TableGrid">
    <w:name w:val="Table Grid"/>
    <w:basedOn w:val="TableNormal"/>
    <w:uiPriority w:val="39"/>
    <w:rsid w:val="00F328B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rsid w:val="00191D89"/>
    <w:pPr>
      <w:spacing w:after="100"/>
    </w:pPr>
  </w:style>
  <w:style w:type="paragraph" w:styleId="TOC2">
    <w:name w:val="toc 2"/>
    <w:basedOn w:val="Normal"/>
    <w:next w:val="Normal"/>
    <w:autoRedefine/>
    <w:uiPriority w:val="39"/>
    <w:unhideWhenUsed/>
    <w:rsid w:val="00191D89"/>
    <w:pPr>
      <w:spacing w:after="100"/>
      <w:ind w:left="210"/>
    </w:pPr>
  </w:style>
  <w:style w:type="character" w:styleId="Hyperlink">
    <w:name w:val="Hyperlink"/>
    <w:basedOn w:val="DefaultParagraphFont"/>
    <w:uiPriority w:val="99"/>
    <w:unhideWhenUsed/>
    <w:rsid w:val="00191D89"/>
    <w:rPr>
      <w:color w:val="467886" w:themeColor="hyperlink"/>
      <w:u w:val="single"/>
    </w:rPr>
  </w:style>
  <w:style w:type="paragraph" w:styleId="ListParagraph">
    <w:name w:val="List Paragraph"/>
    <w:basedOn w:val="Normal"/>
    <w:uiPriority w:val="34"/>
    <w:qFormat/>
    <w:rsid w:val="0071793B"/>
    <w:pPr>
      <w:ind w:left="720"/>
      <w:contextualSpacing/>
    </w:pPr>
  </w:style>
  <w:style w:type="character" w:styleId="UnresolvedMention">
    <w:name w:val="Unresolved Mention"/>
    <w:basedOn w:val="DefaultParagraphFont"/>
    <w:uiPriority w:val="99"/>
    <w:semiHidden/>
    <w:unhideWhenUsed/>
    <w:rsid w:val="00B708CE"/>
    <w:rPr>
      <w:color w:val="605E5C"/>
      <w:shd w:val="clear" w:color="auto" w:fill="E1DFDD"/>
    </w:rPr>
  </w:style>
  <w:style w:type="paragraph" w:styleId="TOC3">
    <w:name w:val="toc 3"/>
    <w:basedOn w:val="Normal"/>
    <w:next w:val="Normal"/>
    <w:autoRedefine/>
    <w:uiPriority w:val="39"/>
    <w:unhideWhenUsed/>
    <w:rsid w:val="00F97CEE"/>
    <w:pPr>
      <w:tabs>
        <w:tab w:val="right" w:leader="dot" w:pos="9188"/>
      </w:tabs>
      <w:spacing w:after="100"/>
      <w:ind w:left="42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90110">
      <w:bodyDiv w:val="1"/>
      <w:marLeft w:val="0"/>
      <w:marRight w:val="0"/>
      <w:marTop w:val="0"/>
      <w:marBottom w:val="0"/>
      <w:divBdr>
        <w:top w:val="none" w:sz="0" w:space="0" w:color="auto"/>
        <w:left w:val="none" w:sz="0" w:space="0" w:color="auto"/>
        <w:bottom w:val="none" w:sz="0" w:space="0" w:color="auto"/>
        <w:right w:val="none" w:sz="0" w:space="0" w:color="auto"/>
      </w:divBdr>
    </w:div>
    <w:div w:id="188102797">
      <w:bodyDiv w:val="1"/>
      <w:marLeft w:val="0"/>
      <w:marRight w:val="0"/>
      <w:marTop w:val="0"/>
      <w:marBottom w:val="0"/>
      <w:divBdr>
        <w:top w:val="none" w:sz="0" w:space="0" w:color="auto"/>
        <w:left w:val="none" w:sz="0" w:space="0" w:color="auto"/>
        <w:bottom w:val="none" w:sz="0" w:space="0" w:color="auto"/>
        <w:right w:val="none" w:sz="0" w:space="0" w:color="auto"/>
      </w:divBdr>
    </w:div>
    <w:div w:id="210583579">
      <w:bodyDiv w:val="1"/>
      <w:marLeft w:val="0"/>
      <w:marRight w:val="0"/>
      <w:marTop w:val="0"/>
      <w:marBottom w:val="0"/>
      <w:divBdr>
        <w:top w:val="none" w:sz="0" w:space="0" w:color="auto"/>
        <w:left w:val="none" w:sz="0" w:space="0" w:color="auto"/>
        <w:bottom w:val="none" w:sz="0" w:space="0" w:color="auto"/>
        <w:right w:val="none" w:sz="0" w:space="0" w:color="auto"/>
      </w:divBdr>
    </w:div>
    <w:div w:id="291257395">
      <w:bodyDiv w:val="1"/>
      <w:marLeft w:val="0"/>
      <w:marRight w:val="0"/>
      <w:marTop w:val="0"/>
      <w:marBottom w:val="0"/>
      <w:divBdr>
        <w:top w:val="none" w:sz="0" w:space="0" w:color="auto"/>
        <w:left w:val="none" w:sz="0" w:space="0" w:color="auto"/>
        <w:bottom w:val="none" w:sz="0" w:space="0" w:color="auto"/>
        <w:right w:val="none" w:sz="0" w:space="0" w:color="auto"/>
      </w:divBdr>
    </w:div>
    <w:div w:id="368531037">
      <w:bodyDiv w:val="1"/>
      <w:marLeft w:val="0"/>
      <w:marRight w:val="0"/>
      <w:marTop w:val="0"/>
      <w:marBottom w:val="0"/>
      <w:divBdr>
        <w:top w:val="none" w:sz="0" w:space="0" w:color="auto"/>
        <w:left w:val="none" w:sz="0" w:space="0" w:color="auto"/>
        <w:bottom w:val="none" w:sz="0" w:space="0" w:color="auto"/>
        <w:right w:val="none" w:sz="0" w:space="0" w:color="auto"/>
      </w:divBdr>
    </w:div>
    <w:div w:id="423575746">
      <w:bodyDiv w:val="1"/>
      <w:marLeft w:val="0"/>
      <w:marRight w:val="0"/>
      <w:marTop w:val="0"/>
      <w:marBottom w:val="0"/>
      <w:divBdr>
        <w:top w:val="none" w:sz="0" w:space="0" w:color="auto"/>
        <w:left w:val="none" w:sz="0" w:space="0" w:color="auto"/>
        <w:bottom w:val="none" w:sz="0" w:space="0" w:color="auto"/>
        <w:right w:val="none" w:sz="0" w:space="0" w:color="auto"/>
      </w:divBdr>
    </w:div>
    <w:div w:id="855532890">
      <w:bodyDiv w:val="1"/>
      <w:marLeft w:val="0"/>
      <w:marRight w:val="0"/>
      <w:marTop w:val="0"/>
      <w:marBottom w:val="0"/>
      <w:divBdr>
        <w:top w:val="none" w:sz="0" w:space="0" w:color="auto"/>
        <w:left w:val="none" w:sz="0" w:space="0" w:color="auto"/>
        <w:bottom w:val="none" w:sz="0" w:space="0" w:color="auto"/>
        <w:right w:val="none" w:sz="0" w:space="0" w:color="auto"/>
      </w:divBdr>
    </w:div>
    <w:div w:id="915744061">
      <w:bodyDiv w:val="1"/>
      <w:marLeft w:val="0"/>
      <w:marRight w:val="0"/>
      <w:marTop w:val="0"/>
      <w:marBottom w:val="0"/>
      <w:divBdr>
        <w:top w:val="none" w:sz="0" w:space="0" w:color="auto"/>
        <w:left w:val="none" w:sz="0" w:space="0" w:color="auto"/>
        <w:bottom w:val="none" w:sz="0" w:space="0" w:color="auto"/>
        <w:right w:val="none" w:sz="0" w:space="0" w:color="auto"/>
      </w:divBdr>
    </w:div>
    <w:div w:id="955217343">
      <w:bodyDiv w:val="1"/>
      <w:marLeft w:val="0"/>
      <w:marRight w:val="0"/>
      <w:marTop w:val="0"/>
      <w:marBottom w:val="0"/>
      <w:divBdr>
        <w:top w:val="none" w:sz="0" w:space="0" w:color="auto"/>
        <w:left w:val="none" w:sz="0" w:space="0" w:color="auto"/>
        <w:bottom w:val="none" w:sz="0" w:space="0" w:color="auto"/>
        <w:right w:val="none" w:sz="0" w:space="0" w:color="auto"/>
      </w:divBdr>
    </w:div>
    <w:div w:id="1076319216">
      <w:bodyDiv w:val="1"/>
      <w:marLeft w:val="0"/>
      <w:marRight w:val="0"/>
      <w:marTop w:val="0"/>
      <w:marBottom w:val="0"/>
      <w:divBdr>
        <w:top w:val="none" w:sz="0" w:space="0" w:color="auto"/>
        <w:left w:val="none" w:sz="0" w:space="0" w:color="auto"/>
        <w:bottom w:val="none" w:sz="0" w:space="0" w:color="auto"/>
        <w:right w:val="none" w:sz="0" w:space="0" w:color="auto"/>
      </w:divBdr>
    </w:div>
    <w:div w:id="1117215415">
      <w:bodyDiv w:val="1"/>
      <w:marLeft w:val="0"/>
      <w:marRight w:val="0"/>
      <w:marTop w:val="0"/>
      <w:marBottom w:val="0"/>
      <w:divBdr>
        <w:top w:val="none" w:sz="0" w:space="0" w:color="auto"/>
        <w:left w:val="none" w:sz="0" w:space="0" w:color="auto"/>
        <w:bottom w:val="none" w:sz="0" w:space="0" w:color="auto"/>
        <w:right w:val="none" w:sz="0" w:space="0" w:color="auto"/>
      </w:divBdr>
    </w:div>
    <w:div w:id="1207373065">
      <w:bodyDiv w:val="1"/>
      <w:marLeft w:val="0"/>
      <w:marRight w:val="0"/>
      <w:marTop w:val="0"/>
      <w:marBottom w:val="0"/>
      <w:divBdr>
        <w:top w:val="none" w:sz="0" w:space="0" w:color="auto"/>
        <w:left w:val="none" w:sz="0" w:space="0" w:color="auto"/>
        <w:bottom w:val="none" w:sz="0" w:space="0" w:color="auto"/>
        <w:right w:val="none" w:sz="0" w:space="0" w:color="auto"/>
      </w:divBdr>
    </w:div>
    <w:div w:id="1246257393">
      <w:bodyDiv w:val="1"/>
      <w:marLeft w:val="0"/>
      <w:marRight w:val="0"/>
      <w:marTop w:val="0"/>
      <w:marBottom w:val="0"/>
      <w:divBdr>
        <w:top w:val="none" w:sz="0" w:space="0" w:color="auto"/>
        <w:left w:val="none" w:sz="0" w:space="0" w:color="auto"/>
        <w:bottom w:val="none" w:sz="0" w:space="0" w:color="auto"/>
        <w:right w:val="none" w:sz="0" w:space="0" w:color="auto"/>
      </w:divBdr>
    </w:div>
    <w:div w:id="1562979273">
      <w:bodyDiv w:val="1"/>
      <w:marLeft w:val="0"/>
      <w:marRight w:val="0"/>
      <w:marTop w:val="0"/>
      <w:marBottom w:val="0"/>
      <w:divBdr>
        <w:top w:val="none" w:sz="0" w:space="0" w:color="auto"/>
        <w:left w:val="none" w:sz="0" w:space="0" w:color="auto"/>
        <w:bottom w:val="none" w:sz="0" w:space="0" w:color="auto"/>
        <w:right w:val="none" w:sz="0" w:space="0" w:color="auto"/>
      </w:divBdr>
    </w:div>
    <w:div w:id="1736509899">
      <w:bodyDiv w:val="1"/>
      <w:marLeft w:val="0"/>
      <w:marRight w:val="0"/>
      <w:marTop w:val="0"/>
      <w:marBottom w:val="0"/>
      <w:divBdr>
        <w:top w:val="none" w:sz="0" w:space="0" w:color="auto"/>
        <w:left w:val="none" w:sz="0" w:space="0" w:color="auto"/>
        <w:bottom w:val="none" w:sz="0" w:space="0" w:color="auto"/>
        <w:right w:val="none" w:sz="0" w:space="0" w:color="auto"/>
      </w:divBdr>
    </w:div>
    <w:div w:id="1836719561">
      <w:bodyDiv w:val="1"/>
      <w:marLeft w:val="0"/>
      <w:marRight w:val="0"/>
      <w:marTop w:val="0"/>
      <w:marBottom w:val="0"/>
      <w:divBdr>
        <w:top w:val="none" w:sz="0" w:space="0" w:color="auto"/>
        <w:left w:val="none" w:sz="0" w:space="0" w:color="auto"/>
        <w:bottom w:val="none" w:sz="0" w:space="0" w:color="auto"/>
        <w:right w:val="none" w:sz="0" w:space="0" w:color="auto"/>
      </w:divBdr>
    </w:div>
    <w:div w:id="1848595724">
      <w:bodyDiv w:val="1"/>
      <w:marLeft w:val="0"/>
      <w:marRight w:val="0"/>
      <w:marTop w:val="0"/>
      <w:marBottom w:val="0"/>
      <w:divBdr>
        <w:top w:val="none" w:sz="0" w:space="0" w:color="auto"/>
        <w:left w:val="none" w:sz="0" w:space="0" w:color="auto"/>
        <w:bottom w:val="none" w:sz="0" w:space="0" w:color="auto"/>
        <w:right w:val="none" w:sz="0" w:space="0" w:color="auto"/>
      </w:divBdr>
    </w:div>
    <w:div w:id="1926305186">
      <w:bodyDiv w:val="1"/>
      <w:marLeft w:val="0"/>
      <w:marRight w:val="0"/>
      <w:marTop w:val="0"/>
      <w:marBottom w:val="0"/>
      <w:divBdr>
        <w:top w:val="none" w:sz="0" w:space="0" w:color="auto"/>
        <w:left w:val="none" w:sz="0" w:space="0" w:color="auto"/>
        <w:bottom w:val="none" w:sz="0" w:space="0" w:color="auto"/>
        <w:right w:val="none" w:sz="0" w:space="0" w:color="auto"/>
      </w:divBdr>
    </w:div>
    <w:div w:id="212796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microsoft.com/office/2020/10/relationships/intelligence" Target="intelligence2.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microsoft.com/office/2011/relationships/people" Target="people.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yperlink" Target="https://www.jmir.org" TargetMode="External"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19.png" Id="rId30" /><Relationship Type="http://schemas.openxmlformats.org/officeDocument/2006/relationships/webSettings" Target="webSettings.xml" Id="rId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7B304D72D14F445B35F1D1E5CDFD586" ma:contentTypeVersion="4" ma:contentTypeDescription="Creare un nuovo documento." ma:contentTypeScope="" ma:versionID="3c6a12ba85d6407ee0e8960fab1bdd94">
  <xsd:schema xmlns:xsd="http://www.w3.org/2001/XMLSchema" xmlns:xs="http://www.w3.org/2001/XMLSchema" xmlns:p="http://schemas.microsoft.com/office/2006/metadata/properties" xmlns:ns2="32577b3b-3a05-4d98-a9e4-c5cfd7503565" targetNamespace="http://schemas.microsoft.com/office/2006/metadata/properties" ma:root="true" ma:fieldsID="70e9caa72e8b94852c9b67c4c8cef0d9" ns2:_="">
    <xsd:import namespace="32577b3b-3a05-4d98-a9e4-c5cfd750356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577b3b-3a05-4d98-a9e4-c5cfd75035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8BB5C-8EC5-442D-8621-DDA2FD7C70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577b3b-3a05-4d98-a9e4-c5cfd75035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5DD3FF-335E-4C6F-85FF-9C27A99D9886}">
  <ds:schemaRefs>
    <ds:schemaRef ds:uri="http://schemas.microsoft.com/sharepoint/v3/contenttype/forms"/>
  </ds:schemaRefs>
</ds:datastoreItem>
</file>

<file path=customXml/itemProps3.xml><?xml version="1.0" encoding="utf-8"?>
<ds:datastoreItem xmlns:ds="http://schemas.openxmlformats.org/officeDocument/2006/customXml" ds:itemID="{216721BE-4B04-49F1-AE11-DD49B83139AD}">
  <ds:schemaRefs>
    <ds:schemaRef ds:uri="http://purl.org/dc/terms/"/>
    <ds:schemaRef ds:uri="http://schemas.microsoft.com/office/infopath/2007/PartnerControls"/>
    <ds:schemaRef ds:uri="http://www.w3.org/XML/1998/namespace"/>
    <ds:schemaRef ds:uri="http://schemas.microsoft.com/office/2006/metadata/properties"/>
    <ds:schemaRef ds:uri="http://purl.org/dc/dcmitype/"/>
    <ds:schemaRef ds:uri="http://purl.org/dc/elements/1.1/"/>
    <ds:schemaRef ds:uri="32577b3b-3a05-4d98-a9e4-c5cfd7503565"/>
    <ds:schemaRef ds:uri="http://schemas.microsoft.com/office/2006/documentManagement/types"/>
    <ds:schemaRef ds:uri="http://schemas.openxmlformats.org/package/2006/metadata/core-properties"/>
  </ds:schemaRefs>
</ds:datastoreItem>
</file>

<file path=customXml/itemProps4.xml><?xml version="1.0" encoding="utf-8"?>
<ds:datastoreItem xmlns:ds="http://schemas.openxmlformats.org/officeDocument/2006/customXml" ds:itemID="{7434CAA1-1D12-4816-A6BE-0C030ED2ED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Juan Saavedra</dc:creator>
  <keywords/>
  <dc:description/>
  <lastModifiedBy>Sahitya Chaudhary</lastModifiedBy>
  <revision>338</revision>
  <dcterms:created xsi:type="dcterms:W3CDTF">2024-09-11T14:19:00.0000000Z</dcterms:created>
  <dcterms:modified xsi:type="dcterms:W3CDTF">2024-10-06T13:17:00.2742182Z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0x010100C7B304D72D14F445B35F1D1E5CDFD586</vt:lpwstr>
  </property>
</Properties>
</file>